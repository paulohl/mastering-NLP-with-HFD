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0C54" w14:textId="0DA28FD8" w:rsidR="00C86E39" w:rsidRDefault="00641686" w:rsidP="00381886">
      <w:pPr>
        <w:pStyle w:val="ChapterTitleNumberBPBHEB"/>
      </w:pPr>
      <w:r w:rsidRPr="00C305C2">
        <w:t>Chapter 10</w:t>
      </w:r>
    </w:p>
    <w:p w14:paraId="46CCC6FA" w14:textId="728176B3" w:rsidR="00A55F8D" w:rsidRPr="00C305C2" w:rsidRDefault="00641686" w:rsidP="00381886">
      <w:pPr>
        <w:pStyle w:val="ChapterTitleBPBHEB"/>
      </w:pPr>
      <w:r w:rsidRPr="00C305C2">
        <w:t>Deep Q-Network an</w:t>
      </w:r>
      <w:r w:rsidR="00C86E39">
        <w:t xml:space="preserve">d </w:t>
      </w:r>
      <w:r w:rsidRPr="00C305C2">
        <w:t>Atari Games</w:t>
      </w:r>
    </w:p>
    <w:p w14:paraId="3F3C6C84" w14:textId="77777777" w:rsidR="00C86E39" w:rsidRPr="00960FE8" w:rsidRDefault="00C86E39" w:rsidP="00381886">
      <w:pPr>
        <w:pStyle w:val="NormalBPBHEB"/>
      </w:pPr>
    </w:p>
    <w:p w14:paraId="2C66830A" w14:textId="54819E26" w:rsidR="00AC253E" w:rsidRDefault="00C86E39" w:rsidP="00381886">
      <w:pPr>
        <w:pStyle w:val="Heading1BPBHEB"/>
      </w:pPr>
      <w:r>
        <w:t>Introduction</w:t>
      </w:r>
    </w:p>
    <w:p w14:paraId="72D1B0F4" w14:textId="6D11E76B" w:rsidR="00351F6E" w:rsidRDefault="00C86E39" w:rsidP="00381886">
      <w:pPr>
        <w:pStyle w:val="NormalBPBHEB"/>
      </w:pPr>
      <w:r>
        <w:t>This chapter</w:t>
      </w:r>
      <w:r w:rsidR="00641686" w:rsidRPr="00B75AB4">
        <w:t xml:space="preserve"> explores the transformative role of </w:t>
      </w:r>
      <w:r w:rsidR="00641686" w:rsidRPr="00381886">
        <w:rPr>
          <w:b/>
          <w:bCs/>
        </w:rPr>
        <w:t>Deep Q-Networks</w:t>
      </w:r>
      <w:r w:rsidR="00641686" w:rsidRPr="00B75AB4">
        <w:t xml:space="preserve"> (</w:t>
      </w:r>
      <w:r w:rsidR="00641686" w:rsidRPr="00381886">
        <w:rPr>
          <w:b/>
          <w:bCs/>
        </w:rPr>
        <w:t>DQN</w:t>
      </w:r>
      <w:r w:rsidR="00641686" w:rsidRPr="00B75AB4">
        <w:t xml:space="preserve">) in reinforcement learning. This algorithm, introduced by </w:t>
      </w:r>
      <w:r w:rsidR="00641686" w:rsidRPr="00381886">
        <w:rPr>
          <w:i/>
          <w:iCs/>
        </w:rPr>
        <w:t>DeepMind</w:t>
      </w:r>
      <w:r w:rsidR="00641686" w:rsidRPr="00B75AB4">
        <w:t>, integrates Q-learning with deep neural networks to solve high-dimensional problems</w:t>
      </w:r>
      <w:r w:rsidR="008E549F">
        <w:t>, such as</w:t>
      </w:r>
      <w:r w:rsidR="00641686" w:rsidRPr="00B75AB4">
        <w:t xml:space="preserve"> Atari games. The chapter begins by contrasting model-based and model-free approaches, continues with a detailed implementation of DQN, and concludes with </w:t>
      </w:r>
      <w:r w:rsidR="00BF3778">
        <w:t xml:space="preserve">an overview of </w:t>
      </w:r>
      <w:r w:rsidR="00641686" w:rsidRPr="00B75AB4">
        <w:t>the Rainbow algorithm’s advanced strategies for performance enhancement</w:t>
      </w:r>
      <w:r w:rsidR="001F3979">
        <w:t>.</w:t>
      </w:r>
    </w:p>
    <w:p w14:paraId="361D32C4" w14:textId="73767787" w:rsidR="00C86E39" w:rsidRDefault="00727E77" w:rsidP="000D40F9">
      <w:r w:rsidRPr="000D40F9">
        <w:rPr>
          <w:rFonts w:ascii="Palatino Linotype" w:hAnsi="Palatino Linotype"/>
          <w:color w:val="000000"/>
        </w:rPr>
        <w:t xml:space="preserve">This chapter covers </w:t>
      </w:r>
      <w:r w:rsidR="00891A4F">
        <w:rPr>
          <w:rFonts w:ascii="Palatino Linotype" w:hAnsi="Palatino Linotype"/>
          <w:color w:val="000000"/>
        </w:rPr>
        <w:t>key topics, including comparisons between model-based and model-free methods, the introduction of the imagination-augmented agent, the application of deep reinforcement learning to Atari games, an outline of the Rainbow technique, and practical</w:t>
      </w:r>
      <w:r w:rsidRPr="000D40F9">
        <w:rPr>
          <w:rFonts w:ascii="Palatino Linotype" w:hAnsi="Palatino Linotype"/>
          <w:color w:val="000000"/>
        </w:rPr>
        <w:t xml:space="preserve"> strategies for implementing Rainbow.</w:t>
      </w:r>
    </w:p>
    <w:p w14:paraId="1EF4BC49" w14:textId="6E3BD9AA" w:rsidR="00641686" w:rsidRPr="00C31F0D" w:rsidRDefault="00641686" w:rsidP="00C41F33">
      <w:pPr>
        <w:pStyle w:val="NormalBPBHEB"/>
      </w:pPr>
    </w:p>
    <w:p w14:paraId="643BC233" w14:textId="66E6C765" w:rsidR="00C86E39" w:rsidRDefault="00C86E39" w:rsidP="00C86E39">
      <w:pPr>
        <w:pStyle w:val="Heading1BPBHEB"/>
      </w:pPr>
      <w:r>
        <w:t>Structure</w:t>
      </w:r>
    </w:p>
    <w:p w14:paraId="07392A71" w14:textId="668211AA" w:rsidR="00C86E39" w:rsidRDefault="00C86E39" w:rsidP="00C86E39">
      <w:pPr>
        <w:pStyle w:val="NormalBPBHEB"/>
      </w:pPr>
      <w:r>
        <w:t>This chapter covers the following topics:</w:t>
      </w:r>
    </w:p>
    <w:p w14:paraId="04ECF95F" w14:textId="44414486" w:rsidR="00C86E39" w:rsidRDefault="00AF2E3E" w:rsidP="007109D6">
      <w:pPr>
        <w:pStyle w:val="NormalBPBHEB"/>
        <w:numPr>
          <w:ilvl w:val="0"/>
          <w:numId w:val="10"/>
        </w:numPr>
      </w:pPr>
      <w:r w:rsidRPr="00AF2E3E">
        <w:t>Model-based vs. model-free approaches in reinforcement learning</w:t>
      </w:r>
    </w:p>
    <w:p w14:paraId="4277E213" w14:textId="2CA092AE" w:rsidR="00C86E39" w:rsidRDefault="00AF2E3E" w:rsidP="007109D6">
      <w:pPr>
        <w:pStyle w:val="NormalBPBHEB"/>
        <w:numPr>
          <w:ilvl w:val="0"/>
          <w:numId w:val="10"/>
        </w:numPr>
      </w:pPr>
      <w:r w:rsidRPr="00AF2E3E">
        <w:t>DeepMind’s advancements in deep reinforcement learning</w:t>
      </w:r>
    </w:p>
    <w:p w14:paraId="3E7D961A" w14:textId="4C337F04" w:rsidR="00AF2E3E" w:rsidRDefault="00AF2E3E" w:rsidP="007109D6">
      <w:pPr>
        <w:pStyle w:val="NormalBPBHEB"/>
        <w:numPr>
          <w:ilvl w:val="0"/>
          <w:numId w:val="10"/>
        </w:numPr>
      </w:pPr>
      <w:r w:rsidRPr="00AF2E3E">
        <w:t>Strategies for improving performance in Atari games</w:t>
      </w:r>
    </w:p>
    <w:p w14:paraId="72438568" w14:textId="77777777" w:rsidR="00C86E39" w:rsidRDefault="00C86E39" w:rsidP="00C41F33">
      <w:pPr>
        <w:pStyle w:val="NormalBPBHEB"/>
      </w:pPr>
    </w:p>
    <w:p w14:paraId="46E77BBD" w14:textId="091A42E6" w:rsidR="00641686" w:rsidRPr="006E5199" w:rsidRDefault="00641686" w:rsidP="00C41F33">
      <w:pPr>
        <w:pStyle w:val="Heading1BPBHEB"/>
      </w:pPr>
      <w:r w:rsidRPr="006E5199">
        <w:lastRenderedPageBreak/>
        <w:t>Objectives</w:t>
      </w:r>
    </w:p>
    <w:p w14:paraId="1F41EFAF" w14:textId="4B0E491D" w:rsidR="00641686" w:rsidRDefault="00ED45E0" w:rsidP="00C56B46">
      <w:pPr>
        <w:pStyle w:val="NormalBPBHEB"/>
      </w:pPr>
      <w:r w:rsidRPr="00ED45E0">
        <w:t xml:space="preserve">By the end of this chapter, readers will be able to understand the fundamental differences between model-based and model-free reinforcement learning approaches by </w:t>
      </w:r>
      <w:r w:rsidR="00F51D80">
        <w:t xml:space="preserve">distinguishing between predictive modeling methods and trial-and-error </w:t>
      </w:r>
      <w:r w:rsidR="00A9236D">
        <w:t>strategies and</w:t>
      </w:r>
      <w:r w:rsidRPr="00ED45E0">
        <w:t xml:space="preserve"> exploring the computational trade-offs between them. They will learn to implement </w:t>
      </w:r>
      <w:r w:rsidR="00D96248">
        <w:t>DQN</w:t>
      </w:r>
      <w:r w:rsidRPr="00ED45E0">
        <w:t xml:space="preserve"> to achieve human-level performance in Atari games, applying key concepts such as experience replay and target networks to </w:t>
      </w:r>
      <w:r w:rsidR="00891A4F">
        <w:t>stabilize training</w:t>
      </w:r>
      <w:r w:rsidRPr="00ED45E0">
        <w:t xml:space="preserve">. Readers will also explore advancements in deep reinforcement learning, </w:t>
      </w:r>
      <w:r w:rsidR="00891A4F">
        <w:t>becoming familiar with Rainbow DQN’s enhancements</w:t>
      </w:r>
      <w:r w:rsidR="00664292">
        <w:t xml:space="preserve">, </w:t>
      </w:r>
      <w:r w:rsidR="00891A4F">
        <w:t>including Double Q-Learning, prioritized replay, and dueling networks</w:t>
      </w:r>
      <w:r w:rsidR="00D62F47">
        <w:t xml:space="preserve">, </w:t>
      </w:r>
      <w:r w:rsidR="00891A4F">
        <w:t>and examining advanced methods such as</w:t>
      </w:r>
      <w:r w:rsidRPr="00ED45E0">
        <w:t xml:space="preserve"> AlphaZero and </w:t>
      </w:r>
      <w:proofErr w:type="spellStart"/>
      <w:r w:rsidRPr="00ED45E0">
        <w:t>MuZero</w:t>
      </w:r>
      <w:proofErr w:type="spellEnd"/>
      <w:r w:rsidRPr="00ED45E0">
        <w:t xml:space="preserve"> for complex environments. In addition, they will discover best practices for improving performance by applying techniques such as frame skipping, reward shaping, and data augmentation to accelerate learning, while tuning hyperparameters and using reward clipping to maintain stable convergence. </w:t>
      </w:r>
      <w:r w:rsidR="00A9236D">
        <w:t>Readers</w:t>
      </w:r>
      <w:r w:rsidR="001228F3">
        <w:t xml:space="preserve"> will gain expertise in the Rainbow algorithm by implementing it through detailed examples and leveraging its components to optimize</w:t>
      </w:r>
      <w:r w:rsidRPr="00ED45E0">
        <w:t xml:space="preserve"> performance in sparse and noisy environments.</w:t>
      </w:r>
    </w:p>
    <w:p w14:paraId="33B4CEE1" w14:textId="77777777" w:rsidR="00C86E39" w:rsidRPr="00960FE8" w:rsidRDefault="00C86E39" w:rsidP="00C86E39">
      <w:pPr>
        <w:pStyle w:val="NormalBPBHEB"/>
      </w:pPr>
    </w:p>
    <w:p w14:paraId="362858B9" w14:textId="649A1ACA" w:rsidR="00641686" w:rsidRPr="00960FE8" w:rsidRDefault="00641686" w:rsidP="00C86E39">
      <w:pPr>
        <w:pStyle w:val="Heading1BPBHEB"/>
      </w:pPr>
      <w:r w:rsidRPr="00960FE8">
        <w:t>Model-</w:t>
      </w:r>
      <w:r w:rsidR="00C86E39">
        <w:t>b</w:t>
      </w:r>
      <w:r w:rsidRPr="00960FE8">
        <w:t xml:space="preserve">ased vs. </w:t>
      </w:r>
      <w:r w:rsidR="00C86E39">
        <w:t>m</w:t>
      </w:r>
      <w:r w:rsidRPr="00960FE8">
        <w:t>odel-</w:t>
      </w:r>
      <w:r w:rsidR="00C86E39">
        <w:t>f</w:t>
      </w:r>
      <w:r w:rsidRPr="00960FE8">
        <w:t xml:space="preserve">ree </w:t>
      </w:r>
      <w:r w:rsidR="00C86E39">
        <w:t>a</w:t>
      </w:r>
      <w:r w:rsidRPr="00960FE8">
        <w:t xml:space="preserve">pproaches in </w:t>
      </w:r>
      <w:r w:rsidR="00C86E39">
        <w:t>r</w:t>
      </w:r>
      <w:r w:rsidRPr="00960FE8">
        <w:t xml:space="preserve">einforcement </w:t>
      </w:r>
      <w:r w:rsidR="00C86E39">
        <w:t>l</w:t>
      </w:r>
      <w:r w:rsidRPr="00960FE8">
        <w:t>earning</w:t>
      </w:r>
    </w:p>
    <w:p w14:paraId="19D761AF" w14:textId="77777777" w:rsidR="00982403" w:rsidRPr="00982403" w:rsidRDefault="00982403" w:rsidP="00982403">
      <w:pPr>
        <w:pStyle w:val="NormalBPBHEB"/>
      </w:pPr>
      <w:r w:rsidRPr="00982403">
        <w:t>Understanding the distinction between model-based and model-free reinforcement learning is fundamental to the design of intelligent agents, as it directly determines how an agent reasons about the future, allocates computational resources, and balances planning against experience. These two paradigms represent contrasting philosophies of decision-making: one centered on explicit environmental understanding and simulation, the other on direct behavioral optimization through interaction.</w:t>
      </w:r>
    </w:p>
    <w:p w14:paraId="76CB2EC4" w14:textId="77777777" w:rsidR="00982403" w:rsidRDefault="00982403" w:rsidP="00982403">
      <w:pPr>
        <w:pStyle w:val="NormalBPBHEB"/>
      </w:pPr>
      <w:r w:rsidRPr="00982403">
        <w:t>Model-based methods attempt to learn or exploit an explicit representation of the environment’s transition dynamics and reward structure, enabling agents to simulate future outcomes before acting. Model-free methods, in contrast, bypass explicit environment modeling and instead learn policies or value functions directly from sampled experience. Each paradigm offers distinct advantages in terms of efficiency, generalization, and robustness, and each exhibits characteristic limitations that shape its applicability across domains.</w:t>
      </w:r>
    </w:p>
    <w:p w14:paraId="03AF2DFD" w14:textId="77777777" w:rsidR="00B64957" w:rsidRPr="00960FE8" w:rsidRDefault="00B64957" w:rsidP="00B64957">
      <w:pPr>
        <w:pStyle w:val="Heading2BPBHEB"/>
      </w:pPr>
      <w:r w:rsidRPr="00960FE8">
        <w:t>Model-</w:t>
      </w:r>
      <w:r>
        <w:t>b</w:t>
      </w:r>
      <w:r w:rsidRPr="00960FE8">
        <w:t xml:space="preserve">ased </w:t>
      </w:r>
      <w:r>
        <w:t>a</w:t>
      </w:r>
      <w:r w:rsidRPr="00960FE8">
        <w:t>pproaches</w:t>
      </w:r>
    </w:p>
    <w:p w14:paraId="6E23CD0C" w14:textId="1E5C28A8" w:rsidR="00DB5B76" w:rsidRPr="00DB5B76" w:rsidRDefault="00DB5B76" w:rsidP="00DB5B76">
      <w:pPr>
        <w:pStyle w:val="NormalBPBHEB"/>
      </w:pPr>
      <w:r w:rsidRPr="00DB5B76">
        <w:t xml:space="preserve">Model-based reinforcement learning constructs an explicit predictive model of the environment, typically in the form of </w:t>
      </w:r>
      <w:r w:rsidRPr="00DB5B76">
        <w:rPr>
          <w:b/>
          <w:bCs/>
        </w:rPr>
        <w:t>state–transition dynamics</w:t>
      </w:r>
      <w:r w:rsidRPr="00DB5B76">
        <w:t xml:space="preserve"> and a </w:t>
      </w:r>
      <w:r w:rsidRPr="00DB5B76">
        <w:rPr>
          <w:b/>
          <w:bCs/>
        </w:rPr>
        <w:t>reward function</w:t>
      </w:r>
      <w:r w:rsidRPr="00DB5B76">
        <w:t>. The transition model is commonly expressed as</w:t>
      </w:r>
      <w:r w:rsidR="00BD1CCD">
        <w:t>:</w:t>
      </w:r>
    </w:p>
    <w:p w14:paraId="6E7E2531" w14:textId="7564DD5B" w:rsidR="00DB5B76" w:rsidRPr="00DB5B76" w:rsidRDefault="00DB5B76" w:rsidP="00DB5B76">
      <w:pPr>
        <w:pStyle w:val="NormalBPBHEB"/>
      </w:pPr>
      <m:oMathPara>
        <m:oMath>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w:br/>
          </m:r>
        </m:oMath>
      </m:oMathPara>
    </w:p>
    <w:p w14:paraId="7865AEED" w14:textId="40E88B90" w:rsidR="00DB5B76" w:rsidRPr="00DB5B76" w:rsidRDefault="00DB5B76" w:rsidP="00DB5B76">
      <w:pPr>
        <w:pStyle w:val="NormalBPBHEB"/>
      </w:pPr>
      <w:r w:rsidRPr="00DB5B76">
        <w:t xml:space="preserve">representing the probability of transitioning from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DB5B76">
        <w:t xml:space="preserve">to state </w:t>
      </w:r>
      <m:oMath>
        <m:sSub>
          <m:sSubPr>
            <m:ctrlPr>
              <w:rPr>
                <w:rFonts w:ascii="Cambria Math" w:hAnsi="Cambria Math"/>
              </w:rPr>
            </m:ctrlPr>
          </m:sSubPr>
          <m:e>
            <m:r>
              <w:rPr>
                <w:rFonts w:ascii="Cambria Math" w:hAnsi="Cambria Math"/>
              </w:rPr>
              <m:t>s</m:t>
            </m:r>
          </m:e>
          <m:sub>
            <m:r>
              <w:rPr>
                <w:rFonts w:ascii="Cambria Math" w:hAnsi="Cambria Math"/>
              </w:rPr>
              <m:t>t+1</m:t>
            </m:r>
          </m:sub>
        </m:sSub>
      </m:oMath>
      <w:r w:rsidRPr="00DB5B76">
        <w:t xml:space="preserve">after </w:t>
      </w:r>
      <w:proofErr w:type="gramStart"/>
      <w:r w:rsidRPr="00DB5B76">
        <w:t>taking action</w:t>
      </w:r>
      <w:proofErr w:type="gramEnd"/>
      <w:r w:rsidRPr="00DB5B76">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DB5B76">
        <w:t xml:space="preserve">, while the reward </w:t>
      </w:r>
      <w:proofErr w:type="gramStart"/>
      <w:r w:rsidRPr="00DB5B76">
        <w:t>function</w:t>
      </w:r>
      <w:proofErr w:type="gramEnd"/>
      <w:r w:rsidR="002B07C0">
        <w:t>:</w:t>
      </w:r>
    </w:p>
    <w:p w14:paraId="6FF4AA1D" w14:textId="4A885E31" w:rsidR="00DB5B76" w:rsidRPr="00DB5B76" w:rsidRDefault="00DB5B76" w:rsidP="00DB5B76">
      <w:pPr>
        <w:pStyle w:val="NormalBPBHEB"/>
      </w:pPr>
      <m:oMathPara>
        <m:oMath>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w:br/>
          </m:r>
        </m:oMath>
      </m:oMathPara>
    </w:p>
    <w:p w14:paraId="182F09A8" w14:textId="2F605BF0" w:rsidR="00DB5B76" w:rsidRPr="00DB5B76" w:rsidRDefault="004E0AB5" w:rsidP="00DB5B76">
      <w:pPr>
        <w:pStyle w:val="NormalBPBHEB"/>
      </w:pPr>
      <w:r>
        <w:t>Defines</w:t>
      </w:r>
      <w:r w:rsidRPr="00DB5B76">
        <w:t xml:space="preserve"> </w:t>
      </w:r>
      <w:r w:rsidR="00DB5B76" w:rsidRPr="00DB5B76">
        <w:t>the immediate feedback associated with that transition. This learned</w:t>
      </w:r>
      <w:r>
        <w:t>, or predefined,</w:t>
      </w:r>
      <w:r w:rsidR="00DB5B76" w:rsidRPr="00DB5B76">
        <w:t xml:space="preserve"> model allows the agent to </w:t>
      </w:r>
      <w:r w:rsidR="00DB5B76" w:rsidRPr="00DB5B76">
        <w:rPr>
          <w:b/>
          <w:bCs/>
        </w:rPr>
        <w:t>simulate future trajectories</w:t>
      </w:r>
      <w:r w:rsidR="00DB5B76" w:rsidRPr="00DB5B76">
        <w:t xml:space="preserve">, evaluate hypothetical action sequences, and perform </w:t>
      </w:r>
      <w:r w:rsidR="00DB5B76" w:rsidRPr="00DB5B76">
        <w:rPr>
          <w:b/>
          <w:bCs/>
        </w:rPr>
        <w:t>explicit planning</w:t>
      </w:r>
      <w:r w:rsidR="00DB5B76" w:rsidRPr="00DB5B76">
        <w:t xml:space="preserve"> through methods such as tree search, dynamic programming, or trajectory optimization [1].</w:t>
      </w:r>
    </w:p>
    <w:p w14:paraId="6A1B2851" w14:textId="77777777" w:rsidR="00982403" w:rsidRPr="00982403" w:rsidRDefault="00982403" w:rsidP="00982403">
      <w:pPr>
        <w:pStyle w:val="NormalBPBHEB"/>
      </w:pPr>
      <w:r w:rsidRPr="00982403">
        <w:t xml:space="preserve">By using simulated rollouts instead of relying solely on real-world interaction, model-based agents can significantly improve </w:t>
      </w:r>
      <w:r w:rsidRPr="00982403">
        <w:rPr>
          <w:b/>
          <w:bCs/>
        </w:rPr>
        <w:t>sample efficiency</w:t>
      </w:r>
      <w:r w:rsidRPr="00982403">
        <w:t>, often learning effective policies with orders of magnitude fewer environment interactions than model-free counterparts. This makes model-based reinforcement learning particularly attractive in domains where data acquisition is expensive, slow, or risky, such as robotics, healthcare, and industrial control systems.</w:t>
      </w:r>
    </w:p>
    <w:p w14:paraId="2EE6A03E" w14:textId="77777777" w:rsidR="00982403" w:rsidRPr="00982403" w:rsidRDefault="00982403" w:rsidP="00982403">
      <w:pPr>
        <w:pStyle w:val="NormalBPBHEB"/>
      </w:pPr>
      <w:r w:rsidRPr="00982403">
        <w:rPr>
          <w:b/>
          <w:bCs/>
        </w:rPr>
        <w:t>Advantages:</w:t>
      </w:r>
    </w:p>
    <w:p w14:paraId="35612FE5" w14:textId="77777777" w:rsidR="00D20070" w:rsidRPr="009704BA" w:rsidRDefault="00982403" w:rsidP="007109D6">
      <w:pPr>
        <w:pStyle w:val="NormalBPBHEB"/>
        <w:numPr>
          <w:ilvl w:val="0"/>
          <w:numId w:val="11"/>
        </w:numPr>
      </w:pPr>
      <w:r w:rsidRPr="00982403">
        <w:rPr>
          <w:b/>
          <w:bCs/>
        </w:rPr>
        <w:t>High sample efficiency:</w:t>
      </w:r>
    </w:p>
    <w:p w14:paraId="609E24D1" w14:textId="5400F2D7" w:rsidR="00982403" w:rsidRPr="00982403" w:rsidRDefault="00982403" w:rsidP="009704BA">
      <w:pPr>
        <w:pStyle w:val="NormalBPBHEB"/>
        <w:ind w:left="360"/>
      </w:pPr>
      <w:r w:rsidRPr="00982403">
        <w:t>Planning through simulated experience reduces dependence on costly real-world data.</w:t>
      </w:r>
    </w:p>
    <w:p w14:paraId="4C86A1F6" w14:textId="77777777" w:rsidR="00D20070" w:rsidRPr="009704BA" w:rsidRDefault="00982403" w:rsidP="007109D6">
      <w:pPr>
        <w:pStyle w:val="NormalBPBHEB"/>
        <w:numPr>
          <w:ilvl w:val="0"/>
          <w:numId w:val="11"/>
        </w:numPr>
      </w:pPr>
      <w:r w:rsidRPr="00982403">
        <w:rPr>
          <w:b/>
          <w:bCs/>
        </w:rPr>
        <w:t>Strategic long-horizon decision-making:</w:t>
      </w:r>
    </w:p>
    <w:p w14:paraId="2DF74BE8" w14:textId="4371107A" w:rsidR="00982403" w:rsidRPr="00982403" w:rsidRDefault="00982403" w:rsidP="009704BA">
      <w:pPr>
        <w:pStyle w:val="NormalBPBHEB"/>
        <w:ind w:left="360"/>
      </w:pPr>
      <w:r w:rsidRPr="00982403">
        <w:t>Explicit future-state reasoning enables optimization over extended temporal horizons.</w:t>
      </w:r>
    </w:p>
    <w:p w14:paraId="28467E0C" w14:textId="77777777" w:rsidR="00D20070" w:rsidRPr="009704BA" w:rsidRDefault="00982403" w:rsidP="007109D6">
      <w:pPr>
        <w:pStyle w:val="NormalBPBHEB"/>
        <w:numPr>
          <w:ilvl w:val="0"/>
          <w:numId w:val="11"/>
        </w:numPr>
      </w:pPr>
      <w:r w:rsidRPr="00982403">
        <w:rPr>
          <w:b/>
          <w:bCs/>
        </w:rPr>
        <w:t>Interpretability and controllability:</w:t>
      </w:r>
    </w:p>
    <w:p w14:paraId="0327BEEE" w14:textId="6391E126" w:rsidR="00982403" w:rsidRPr="00982403" w:rsidRDefault="00982403" w:rsidP="009704BA">
      <w:pPr>
        <w:pStyle w:val="NormalBPBHEB"/>
        <w:ind w:left="360"/>
      </w:pPr>
      <w:r w:rsidRPr="00982403">
        <w:t>Learned transition models provide insight into system behavior and failure modes.</w:t>
      </w:r>
    </w:p>
    <w:p w14:paraId="26D4540E" w14:textId="77777777" w:rsidR="00982403" w:rsidRPr="00982403" w:rsidRDefault="00982403" w:rsidP="00982403">
      <w:pPr>
        <w:pStyle w:val="NormalBPBHEB"/>
      </w:pPr>
      <w:r w:rsidRPr="00982403">
        <w:rPr>
          <w:b/>
          <w:bCs/>
        </w:rPr>
        <w:t>Challenges:</w:t>
      </w:r>
    </w:p>
    <w:p w14:paraId="56FBA241" w14:textId="77777777" w:rsidR="00D20070" w:rsidRPr="009704BA" w:rsidRDefault="00982403" w:rsidP="007109D6">
      <w:pPr>
        <w:pStyle w:val="NormalBPBHEB"/>
        <w:numPr>
          <w:ilvl w:val="0"/>
          <w:numId w:val="12"/>
        </w:numPr>
      </w:pPr>
      <w:r w:rsidRPr="00982403">
        <w:rPr>
          <w:b/>
          <w:bCs/>
        </w:rPr>
        <w:t>Computational cost:</w:t>
      </w:r>
    </w:p>
    <w:p w14:paraId="3AA95B48" w14:textId="6E775DEC" w:rsidR="00982403" w:rsidRPr="00982403" w:rsidRDefault="00982403" w:rsidP="009704BA">
      <w:pPr>
        <w:pStyle w:val="NormalBPBHEB"/>
        <w:ind w:left="360"/>
      </w:pPr>
      <w:r w:rsidRPr="00982403">
        <w:t>Accurate environment modeling and planning introduce significant computational overhead.</w:t>
      </w:r>
    </w:p>
    <w:p w14:paraId="39D45C6E" w14:textId="77777777" w:rsidR="00D20070" w:rsidRPr="009704BA" w:rsidRDefault="00982403" w:rsidP="007109D6">
      <w:pPr>
        <w:pStyle w:val="NormalBPBHEB"/>
        <w:numPr>
          <w:ilvl w:val="0"/>
          <w:numId w:val="12"/>
        </w:numPr>
      </w:pPr>
      <w:r w:rsidRPr="00982403">
        <w:rPr>
          <w:b/>
          <w:bCs/>
        </w:rPr>
        <w:t>Model bias and compounding error:</w:t>
      </w:r>
    </w:p>
    <w:p w14:paraId="0E1F9A7F" w14:textId="3C580959" w:rsidR="00982403" w:rsidRPr="00982403" w:rsidRDefault="004146AE" w:rsidP="009704BA">
      <w:pPr>
        <w:pStyle w:val="NormalBPBHEB"/>
        <w:ind w:left="360"/>
      </w:pPr>
      <w:r>
        <w:t>Minor</w:t>
      </w:r>
      <w:r w:rsidRPr="00982403">
        <w:t xml:space="preserve"> </w:t>
      </w:r>
      <w:r w:rsidR="00982403" w:rsidRPr="00982403">
        <w:t>inaccuracies in learned dynamics can amplify over long rollouts, degrading policy performance.</w:t>
      </w:r>
    </w:p>
    <w:p w14:paraId="67CBBCE8" w14:textId="77777777" w:rsidR="00D20070" w:rsidRPr="009704BA" w:rsidRDefault="00982403" w:rsidP="007109D6">
      <w:pPr>
        <w:pStyle w:val="NormalBPBHEB"/>
        <w:numPr>
          <w:ilvl w:val="0"/>
          <w:numId w:val="12"/>
        </w:numPr>
      </w:pPr>
      <w:r w:rsidRPr="00982403">
        <w:rPr>
          <w:b/>
          <w:bCs/>
        </w:rPr>
        <w:t>Poor adaptability to highly stochastic or unstructured environments:</w:t>
      </w:r>
    </w:p>
    <w:p w14:paraId="6D76BC98" w14:textId="6456E085" w:rsidR="00982403" w:rsidRPr="00982403" w:rsidRDefault="00982403" w:rsidP="009704BA">
      <w:pPr>
        <w:pStyle w:val="NormalBPBHEB"/>
        <w:ind w:left="360"/>
      </w:pPr>
      <w:r w:rsidRPr="00982403">
        <w:t>In environments with volatile dynamics or adversarial behavior, learned models may become unreliable.</w:t>
      </w:r>
    </w:p>
    <w:p w14:paraId="7F2E17D7" w14:textId="73F04839" w:rsidR="00982403" w:rsidRDefault="00982403" w:rsidP="00982403">
      <w:pPr>
        <w:pStyle w:val="NormalBPBHEB"/>
      </w:pPr>
      <w:r w:rsidRPr="00982403">
        <w:t>Model-based methods</w:t>
      </w:r>
      <w:r w:rsidR="007F49ED">
        <w:t>, therefore,</w:t>
      </w:r>
      <w:r w:rsidRPr="00982403">
        <w:t xml:space="preserve"> excel in structured, physically grounded systems but struggle in chaotic, partially observable, or adversarial domains.</w:t>
      </w:r>
    </w:p>
    <w:p w14:paraId="6472D768" w14:textId="77777777" w:rsidR="00BE2782" w:rsidRPr="00960FE8" w:rsidRDefault="00BE2782" w:rsidP="00BE2782">
      <w:pPr>
        <w:pStyle w:val="Heading2BPBHEB"/>
      </w:pPr>
      <w:r w:rsidRPr="00960FE8">
        <w:t>Model-</w:t>
      </w:r>
      <w:r>
        <w:t>f</w:t>
      </w:r>
      <w:r w:rsidRPr="00960FE8">
        <w:t xml:space="preserve">ree </w:t>
      </w:r>
      <w:r>
        <w:t>a</w:t>
      </w:r>
      <w:r w:rsidRPr="00960FE8">
        <w:t>pproaches</w:t>
      </w:r>
    </w:p>
    <w:p w14:paraId="026A2C54" w14:textId="23216605" w:rsidR="00982403" w:rsidRPr="00982403" w:rsidRDefault="00982403" w:rsidP="00982403">
      <w:pPr>
        <w:pStyle w:val="NormalBPBHEB"/>
      </w:pPr>
      <w:r w:rsidRPr="00982403">
        <w:t xml:space="preserve">Model-free reinforcement learning dispenses entirely with explicit environment modeling and instead learns behavior directly through interaction. Agents optimize either a </w:t>
      </w:r>
      <w:r w:rsidRPr="00982403">
        <w:rPr>
          <w:b/>
          <w:bCs/>
        </w:rPr>
        <w:t>value function</w:t>
      </w:r>
      <w:r w:rsidRPr="00982403">
        <w:t xml:space="preserve">, such as </w:t>
      </w:r>
      <m:oMath>
        <m:r>
          <w:rPr>
            <w:rFonts w:ascii="Cambria Math" w:hAnsi="Cambria Math"/>
          </w:rPr>
          <m:t>Q</m:t>
        </m:r>
        <m:d>
          <m:dPr>
            <m:ctrlPr>
              <w:rPr>
                <w:rFonts w:ascii="Cambria Math" w:hAnsi="Cambria Math"/>
                <w:i/>
              </w:rPr>
            </m:ctrlPr>
          </m:dPr>
          <m:e>
            <m:r>
              <w:rPr>
                <w:rFonts w:ascii="Cambria Math" w:hAnsi="Cambria Math"/>
              </w:rPr>
              <m:t>s,a</m:t>
            </m:r>
          </m:e>
        </m:d>
      </m:oMath>
      <w:r w:rsidRPr="00982403">
        <w:t xml:space="preserve">, or a </w:t>
      </w:r>
      <w:r w:rsidRPr="00982403">
        <w:rPr>
          <w:b/>
          <w:bCs/>
        </w:rPr>
        <w:t>policy function</w:t>
      </w:r>
      <w:r w:rsidRPr="00982403">
        <w:t xml:space="preserve">, </w:t>
      </w:r>
      <m:oMath>
        <m:r>
          <w:rPr>
            <w:rFonts w:ascii="Cambria Math" w:hAnsi="Cambria Math"/>
          </w:rPr>
          <m:t>π</m:t>
        </m:r>
        <m:d>
          <m:dPr>
            <m:sepChr m:val="∣"/>
            <m:ctrlPr>
              <w:rPr>
                <w:rFonts w:ascii="Cambria Math" w:hAnsi="Cambria Math"/>
                <w:i/>
              </w:rPr>
            </m:ctrlPr>
          </m:dPr>
          <m:e>
            <m:r>
              <w:rPr>
                <w:rFonts w:ascii="Cambria Math" w:hAnsi="Cambria Math"/>
              </w:rPr>
              <m:t>a</m:t>
            </m:r>
          </m:e>
          <m:e>
            <m:r>
              <w:rPr>
                <w:rFonts w:ascii="Cambria Math" w:hAnsi="Cambria Math"/>
              </w:rPr>
              <m:t>s</m:t>
            </m:r>
          </m:e>
        </m:d>
      </m:oMath>
      <w:r w:rsidRPr="00982403">
        <w:t>, using trial-and-error feedback from the environment. Canonical examples include Q-learning, Deep Q-Networks (DQN), Policy Gradient methods, and Advantage Actor–Critic architectures.</w:t>
      </w:r>
    </w:p>
    <w:p w14:paraId="3E334AF0" w14:textId="77777777" w:rsidR="00982403" w:rsidRPr="00982403" w:rsidRDefault="00982403" w:rsidP="00982403">
      <w:pPr>
        <w:pStyle w:val="NormalBPBHEB"/>
      </w:pPr>
      <w:r w:rsidRPr="00982403">
        <w:t xml:space="preserve">These approaches treat the environment as a black box, making no assumptions about its internal structure. As a result, model-free methods are highly flexible and can be applied to </w:t>
      </w:r>
      <w:r w:rsidRPr="00982403">
        <w:rPr>
          <w:b/>
          <w:bCs/>
        </w:rPr>
        <w:t>unpredictable, high-dimensional, and adversarial environments</w:t>
      </w:r>
      <w:r w:rsidRPr="00982403">
        <w:t>, including video games, cybersecurity simulations, and financial markets.</w:t>
      </w:r>
    </w:p>
    <w:p w14:paraId="50CEAA69" w14:textId="77777777" w:rsidR="00982403" w:rsidRPr="00982403" w:rsidRDefault="00982403" w:rsidP="00982403">
      <w:pPr>
        <w:pStyle w:val="NormalBPBHEB"/>
      </w:pPr>
      <w:r w:rsidRPr="00982403">
        <w:rPr>
          <w:b/>
          <w:bCs/>
        </w:rPr>
        <w:t>Advantages:</w:t>
      </w:r>
    </w:p>
    <w:p w14:paraId="1A65BBD6" w14:textId="77777777" w:rsidR="00B64957" w:rsidRPr="009704BA" w:rsidRDefault="00982403" w:rsidP="007109D6">
      <w:pPr>
        <w:pStyle w:val="NormalBPBHEB"/>
        <w:numPr>
          <w:ilvl w:val="0"/>
          <w:numId w:val="13"/>
        </w:numPr>
      </w:pPr>
      <w:r w:rsidRPr="00982403">
        <w:rPr>
          <w:b/>
          <w:bCs/>
        </w:rPr>
        <w:t>Algorithmic simplicity:</w:t>
      </w:r>
    </w:p>
    <w:p w14:paraId="236C6B18" w14:textId="40F25344" w:rsidR="00982403" w:rsidRPr="00982403" w:rsidRDefault="00982403" w:rsidP="009704BA">
      <w:pPr>
        <w:pStyle w:val="NormalBPBHEB"/>
        <w:ind w:left="720"/>
      </w:pPr>
      <w:r w:rsidRPr="00982403">
        <w:t>No need to learn or maintain a separate environment model.</w:t>
      </w:r>
    </w:p>
    <w:p w14:paraId="23D84DDE" w14:textId="69E645AA" w:rsidR="00B64957" w:rsidRPr="009704BA" w:rsidRDefault="0044401F" w:rsidP="007109D6">
      <w:pPr>
        <w:pStyle w:val="NormalBPBHEB"/>
        <w:numPr>
          <w:ilvl w:val="0"/>
          <w:numId w:val="13"/>
        </w:numPr>
      </w:pPr>
      <w:r w:rsidRPr="00982403">
        <w:rPr>
          <w:b/>
          <w:bCs/>
        </w:rPr>
        <w:t>Robust performance</w:t>
      </w:r>
      <w:r w:rsidR="00982403" w:rsidRPr="00982403">
        <w:rPr>
          <w:b/>
          <w:bCs/>
        </w:rPr>
        <w:t xml:space="preserve"> in complex and stochastic domains:</w:t>
      </w:r>
    </w:p>
    <w:p w14:paraId="11552F3E" w14:textId="2B7126D4" w:rsidR="00982403" w:rsidRPr="00982403" w:rsidRDefault="00982403" w:rsidP="009704BA">
      <w:pPr>
        <w:pStyle w:val="NormalBPBHEB"/>
        <w:ind w:left="720"/>
      </w:pPr>
      <w:r w:rsidRPr="00982403">
        <w:t>Model-free methods excel where explicit modeling is infeasible.</w:t>
      </w:r>
    </w:p>
    <w:p w14:paraId="2ECD8568" w14:textId="77777777" w:rsidR="00B64957" w:rsidRPr="009704BA" w:rsidRDefault="00982403" w:rsidP="007109D6">
      <w:pPr>
        <w:pStyle w:val="NormalBPBHEB"/>
        <w:numPr>
          <w:ilvl w:val="0"/>
          <w:numId w:val="13"/>
        </w:numPr>
      </w:pPr>
      <w:r w:rsidRPr="00982403">
        <w:rPr>
          <w:b/>
          <w:bCs/>
        </w:rPr>
        <w:t>Compatibility with deep neural representations:</w:t>
      </w:r>
    </w:p>
    <w:p w14:paraId="0C0227DB" w14:textId="2EEB65AA" w:rsidR="00982403" w:rsidRPr="00982403" w:rsidRDefault="00982403" w:rsidP="009704BA">
      <w:pPr>
        <w:pStyle w:val="NormalBPBHEB"/>
        <w:ind w:left="720"/>
      </w:pPr>
      <w:r w:rsidRPr="00982403">
        <w:t>Convolutional and recurrent architectures integrate naturally with policy and value learning.</w:t>
      </w:r>
    </w:p>
    <w:p w14:paraId="49BFB73A" w14:textId="77777777" w:rsidR="00982403" w:rsidRPr="00982403" w:rsidRDefault="00982403" w:rsidP="00982403">
      <w:pPr>
        <w:pStyle w:val="NormalBPBHEB"/>
      </w:pPr>
      <w:r w:rsidRPr="00982403">
        <w:rPr>
          <w:b/>
          <w:bCs/>
        </w:rPr>
        <w:t>Challenges:</w:t>
      </w:r>
    </w:p>
    <w:p w14:paraId="07CDF058" w14:textId="77777777" w:rsidR="00B64957" w:rsidRPr="009704BA" w:rsidRDefault="00982403" w:rsidP="007109D6">
      <w:pPr>
        <w:pStyle w:val="NormalBPBHEB"/>
        <w:numPr>
          <w:ilvl w:val="0"/>
          <w:numId w:val="14"/>
        </w:numPr>
      </w:pPr>
      <w:r w:rsidRPr="00982403">
        <w:rPr>
          <w:b/>
          <w:bCs/>
        </w:rPr>
        <w:t>Low sample efficiency:</w:t>
      </w:r>
    </w:p>
    <w:p w14:paraId="5AE50E86" w14:textId="17A7EBA6" w:rsidR="00982403" w:rsidRPr="00982403" w:rsidRDefault="00982403" w:rsidP="009704BA">
      <w:pPr>
        <w:pStyle w:val="NormalBPBHEB"/>
        <w:ind w:left="720"/>
      </w:pPr>
      <w:r w:rsidRPr="00982403">
        <w:t>Learning depends entirely on direct interaction, often requiring millions of environment steps.</w:t>
      </w:r>
    </w:p>
    <w:p w14:paraId="1223BEFC" w14:textId="77777777" w:rsidR="00B64957" w:rsidRPr="009704BA" w:rsidRDefault="00982403" w:rsidP="009704BA">
      <w:pPr>
        <w:pStyle w:val="NormalBPBHEB"/>
        <w:ind w:left="360"/>
      </w:pPr>
      <w:r w:rsidRPr="00982403">
        <w:rPr>
          <w:b/>
          <w:bCs/>
        </w:rPr>
        <w:t>Slow convergence in sparse-reward environments:</w:t>
      </w:r>
    </w:p>
    <w:p w14:paraId="206B1E72" w14:textId="6DB46069" w:rsidR="00982403" w:rsidRPr="00982403" w:rsidRDefault="00982403" w:rsidP="009704BA">
      <w:pPr>
        <w:pStyle w:val="NormalBPBHEB"/>
        <w:ind w:left="720"/>
      </w:pPr>
      <w:r w:rsidRPr="00982403">
        <w:t xml:space="preserve">Without structured guidance, agents may struggle to discover </w:t>
      </w:r>
      <w:r w:rsidR="00BE2782">
        <w:t>practical</w:t>
      </w:r>
      <w:r w:rsidR="00BE2782" w:rsidRPr="00982403">
        <w:t xml:space="preserve"> </w:t>
      </w:r>
      <w:r w:rsidRPr="00982403">
        <w:t>strategies.</w:t>
      </w:r>
    </w:p>
    <w:p w14:paraId="0D2E48F8" w14:textId="3BE38711" w:rsidR="00B64957" w:rsidRDefault="00982403" w:rsidP="007109D6">
      <w:pPr>
        <w:pStyle w:val="NormalBPBHEB"/>
        <w:numPr>
          <w:ilvl w:val="0"/>
          <w:numId w:val="14"/>
        </w:numPr>
      </w:pPr>
      <w:r w:rsidRPr="00982403">
        <w:rPr>
          <w:b/>
          <w:bCs/>
        </w:rPr>
        <w:t>Susceptibility to suboptimal convergence:</w:t>
      </w:r>
    </w:p>
    <w:p w14:paraId="487BC73E" w14:textId="220DF9A1" w:rsidR="00982403" w:rsidRPr="00982403" w:rsidRDefault="00982403" w:rsidP="009704BA">
      <w:pPr>
        <w:pStyle w:val="NormalBPBHEB"/>
        <w:ind w:left="720"/>
      </w:pPr>
      <w:r w:rsidRPr="00982403">
        <w:t>Insufficient exploration can lead to premature stabilization at poor local optima.</w:t>
      </w:r>
    </w:p>
    <w:p w14:paraId="4F976878" w14:textId="22C178CF" w:rsidR="00982403" w:rsidRPr="00982403" w:rsidRDefault="00982403" w:rsidP="00982403">
      <w:pPr>
        <w:pStyle w:val="NormalBPBHEB"/>
      </w:pPr>
      <w:r w:rsidRPr="00982403">
        <w:t xml:space="preserve">Despite these limitations, model-free reinforcement learning remains dominant </w:t>
      </w:r>
      <w:r w:rsidR="00BE2782">
        <w:t xml:space="preserve">across large-scale benchmarks such as Atari, </w:t>
      </w:r>
      <w:proofErr w:type="spellStart"/>
      <w:r w:rsidR="00BE2782">
        <w:t>MuJoCo</w:t>
      </w:r>
      <w:proofErr w:type="spellEnd"/>
      <w:r w:rsidR="00BE2782">
        <w:t xml:space="preserve">, and Gym-Retro due to its robustness to uncertainty and its </w:t>
      </w:r>
      <w:r w:rsidRPr="00982403">
        <w:t>minimal reliance on engineered prior knowledge.</w:t>
      </w:r>
    </w:p>
    <w:p w14:paraId="670797F3" w14:textId="77777777" w:rsidR="00982403" w:rsidRPr="009704BA" w:rsidRDefault="00982403" w:rsidP="009704BA">
      <w:pPr>
        <w:pStyle w:val="Heading2BPBHEB"/>
      </w:pPr>
      <w:r w:rsidRPr="009704BA">
        <w:t>Summary Perspective</w:t>
      </w:r>
    </w:p>
    <w:p w14:paraId="3D4A3C14" w14:textId="76D60D95" w:rsidR="0057403C" w:rsidRDefault="00982403" w:rsidP="00240F1E">
      <w:pPr>
        <w:pStyle w:val="NormalBPBHEB"/>
      </w:pPr>
      <w:r w:rsidRPr="00982403">
        <w:t xml:space="preserve">From a systems perspective, </w:t>
      </w:r>
      <w:r w:rsidRPr="00982403">
        <w:rPr>
          <w:b/>
          <w:bCs/>
        </w:rPr>
        <w:t>model-based methods emphasize foresight through simulation</w:t>
      </w:r>
      <w:r w:rsidRPr="00982403">
        <w:t xml:space="preserve">, while </w:t>
      </w:r>
      <w:r w:rsidRPr="00982403">
        <w:rPr>
          <w:b/>
          <w:bCs/>
        </w:rPr>
        <w:t>model-free methods emphasize adaptation through experience</w:t>
      </w:r>
      <w:r w:rsidRPr="00982403">
        <w:t xml:space="preserve">. Modern reinforcement-learning research increasingly explores </w:t>
      </w:r>
      <w:r w:rsidRPr="00982403">
        <w:rPr>
          <w:b/>
          <w:bCs/>
        </w:rPr>
        <w:t>hybrid approaches</w:t>
      </w:r>
      <w:r w:rsidRPr="00982403">
        <w:t xml:space="preserve"> that combine world-model learning with model-free optimization, seeking to unify the planning efficiency of model-based methods with the expressive power of deep model-free policies. This convergence represents one of the most active frontiers in contemporary reinforcement-learning theory and practice.</w:t>
      </w:r>
    </w:p>
    <w:p w14:paraId="3DD83BDF" w14:textId="77777777" w:rsidR="00240F1E" w:rsidRPr="00960FE8" w:rsidRDefault="00240F1E" w:rsidP="00240F1E">
      <w:pPr>
        <w:pStyle w:val="NormalBPBHEB"/>
      </w:pPr>
    </w:p>
    <w:p w14:paraId="483B9094" w14:textId="6C60F3D4" w:rsidR="008C5B2B" w:rsidRPr="0057403C" w:rsidRDefault="008C5B2B" w:rsidP="0057403C">
      <w:pPr>
        <w:pStyle w:val="Heading2BPBHEB"/>
        <w:divId w:val="1890531493"/>
      </w:pPr>
      <w:del w:id="0" w:author="Paulo Leocadio" w:date="2025-12-10T21:16:00Z" w16du:dateUtc="2025-12-11T02:16:00Z">
        <w:r w:rsidRPr="009B10EF" w:rsidDel="00E92EA0">
          <w:delText>Introduction</w:delText>
        </w:r>
        <w:r w:rsidDel="00E92EA0">
          <w:rPr>
            <w:rStyle w:val="Heading3Char"/>
            <w:rFonts w:eastAsia="Times New Roman"/>
            <w:bCs/>
          </w:rPr>
          <w:delText xml:space="preserve"> </w:delText>
        </w:r>
      </w:del>
      <w:ins w:id="1" w:author="Paulo Leocadio" w:date="2025-12-10T21:16:00Z" w16du:dateUtc="2025-12-11T02:16:00Z">
        <w:r w:rsidR="00E92EA0">
          <w:t>The</w:t>
        </w:r>
      </w:ins>
      <w:del w:id="2" w:author="Paulo Leocadio" w:date="2025-12-10T21:16:00Z" w16du:dateUtc="2025-12-11T02:16:00Z">
        <w:r w:rsidRPr="0022221B" w:rsidDel="00E92EA0">
          <w:delText>to</w:delText>
        </w:r>
      </w:del>
      <w:r w:rsidRPr="0022221B">
        <w:t xml:space="preserve"> OpenAI Gym and the </w:t>
      </w:r>
      <w:proofErr w:type="spellStart"/>
      <w:r w:rsidRPr="0022221B">
        <w:t>FrozenLake</w:t>
      </w:r>
      <w:proofErr w:type="spellEnd"/>
      <w:r w:rsidRPr="0022221B">
        <w:t xml:space="preserve"> </w:t>
      </w:r>
      <w:r w:rsidR="0057403C">
        <w:t>e</w:t>
      </w:r>
      <w:r w:rsidRPr="009B10EF">
        <w:t>nvironment</w:t>
      </w:r>
    </w:p>
    <w:p w14:paraId="4C57AB88" w14:textId="5E813F08" w:rsidR="002F20CA" w:rsidRPr="002F20CA" w:rsidRDefault="002F20CA" w:rsidP="002F20CA">
      <w:pPr>
        <w:pStyle w:val="NormalBPBHEB"/>
        <w:divId w:val="1890531493"/>
      </w:pPr>
      <w:r w:rsidRPr="002F20CA">
        <w:t xml:space="preserve">Before introducing the </w:t>
      </w:r>
      <w:r w:rsidRPr="006366AD">
        <w:rPr>
          <w:b/>
          <w:bCs/>
        </w:rPr>
        <w:t>Q-learning</w:t>
      </w:r>
      <w:r w:rsidRPr="002F20CA">
        <w:t xml:space="preserve"> implementation, it is essential to establish a clear understanding of the OpenAI Gym toolkit and the </w:t>
      </w:r>
      <w:proofErr w:type="spellStart"/>
      <w:r w:rsidRPr="002F20CA">
        <w:t>FrozenLake</w:t>
      </w:r>
      <w:proofErr w:type="spellEnd"/>
      <w:r w:rsidRPr="002F20CA">
        <w:t xml:space="preserve"> </w:t>
      </w:r>
      <w:r w:rsidR="00266468">
        <w:t>environment [2]</w:t>
      </w:r>
      <w:r w:rsidRPr="002F20CA">
        <w:t xml:space="preserve">. Together, they provide a standardized experimental foundation for demonstrating core reinforcement-learning principles under controlled yet nontrivial dynamics. OpenAI Gym </w:t>
      </w:r>
      <w:r w:rsidR="00F27B9C">
        <w:t xml:space="preserve">provides a formal interface, while </w:t>
      </w:r>
      <w:proofErr w:type="spellStart"/>
      <w:r w:rsidR="00F27B9C">
        <w:t>FrozenLake</w:t>
      </w:r>
      <w:proofErr w:type="spellEnd"/>
      <w:r w:rsidR="00F27B9C">
        <w:t xml:space="preserve"> serves as a minimal yet</w:t>
      </w:r>
      <w:r w:rsidRPr="002F20CA">
        <w:t xml:space="preserve"> scientifically rich testbed for studying decision-making under uncertainty.</w:t>
      </w:r>
    </w:p>
    <w:p w14:paraId="5A5C55C0" w14:textId="77777777" w:rsidR="002F20CA" w:rsidRPr="002F20CA" w:rsidRDefault="002F20CA" w:rsidP="002F20CA">
      <w:pPr>
        <w:pStyle w:val="NormalBPBHEB"/>
        <w:divId w:val="1890531493"/>
      </w:pPr>
      <w:r w:rsidRPr="002F20CA">
        <w:t>This combination allows readers to move from theoretical reinforcement-learning formulations into executable, reproducible experiments with minimal overhead, making it an ideal pedagogical bridge between abstraction and implementation.</w:t>
      </w:r>
    </w:p>
    <w:p w14:paraId="69B07F7D" w14:textId="77777777" w:rsidR="0057403C" w:rsidRDefault="0057403C" w:rsidP="0057403C">
      <w:pPr>
        <w:pStyle w:val="NormalBPBHEB"/>
        <w:divId w:val="1890531493"/>
      </w:pPr>
    </w:p>
    <w:p w14:paraId="49B0EA58" w14:textId="1BB70E5A" w:rsidR="008C5B2B" w:rsidRPr="0057403C" w:rsidRDefault="0057403C" w:rsidP="0057403C">
      <w:pPr>
        <w:pStyle w:val="Heading3BPBHEB"/>
        <w:divId w:val="1890531493"/>
      </w:pPr>
      <w:r>
        <w:t>Understanding</w:t>
      </w:r>
      <w:r w:rsidR="008C5B2B" w:rsidRPr="0057403C">
        <w:t xml:space="preserve"> OpenAI Gym</w:t>
      </w:r>
    </w:p>
    <w:p w14:paraId="7E953522" w14:textId="36472538" w:rsidR="008A6BEA" w:rsidRPr="008A6BEA" w:rsidRDefault="008A6BEA" w:rsidP="008A6BEA">
      <w:pPr>
        <w:pStyle w:val="NormalBPBHEB"/>
        <w:divId w:val="1890531493"/>
      </w:pPr>
      <w:r w:rsidRPr="008A6BEA">
        <w:t xml:space="preserve">OpenAI Gym is a widely adopted open-source toolkit </w:t>
      </w:r>
      <w:r w:rsidR="00F27B9C">
        <w:t>for developing, benchmarking, and comparing</w:t>
      </w:r>
      <w:r w:rsidRPr="008A6BEA">
        <w:t xml:space="preserve"> reinforcement-learning algorithms. It provides a unified collection of environments spanning classical control, discrete grid worlds, continuous control, Atari games, and robotics simulations. These environments conform to a standardized application programming interface (API), defined primarily through the functions </w:t>
      </w:r>
      <w:r w:rsidRPr="006366AD">
        <w:rPr>
          <w:rStyle w:val="CodeinTextBPBHEBChar"/>
        </w:rPr>
        <w:t>reset()</w:t>
      </w:r>
      <w:r w:rsidRPr="008A6BEA">
        <w:t xml:space="preserve">, </w:t>
      </w:r>
      <w:r w:rsidRPr="006366AD">
        <w:rPr>
          <w:rStyle w:val="CodeinTextBPBHEBChar"/>
        </w:rPr>
        <w:t>step(action)</w:t>
      </w:r>
      <w:r w:rsidRPr="008A6BEA">
        <w:t xml:space="preserve">, </w:t>
      </w:r>
      <w:r w:rsidRPr="006366AD">
        <w:rPr>
          <w:rStyle w:val="CodeinTextBPBHEBChar"/>
        </w:rPr>
        <w:t>render()</w:t>
      </w:r>
      <w:r w:rsidRPr="008A6BEA">
        <w:t xml:space="preserve">, and </w:t>
      </w:r>
      <w:r w:rsidRPr="006366AD">
        <w:rPr>
          <w:b/>
          <w:bCs/>
        </w:rPr>
        <w:t>close()</w:t>
      </w:r>
      <w:r w:rsidRPr="008A6BEA">
        <w:t xml:space="preserve"> </w:t>
      </w:r>
      <w:r w:rsidR="00A52926">
        <w:t>[3].</w:t>
      </w:r>
    </w:p>
    <w:p w14:paraId="3D244C11" w14:textId="77777777" w:rsidR="008A6BEA" w:rsidRPr="008A6BEA" w:rsidRDefault="008A6BEA" w:rsidP="008A6BEA">
      <w:pPr>
        <w:pStyle w:val="NormalBPBHEB"/>
        <w:divId w:val="1890531493"/>
      </w:pPr>
      <w:r w:rsidRPr="008A6BEA">
        <w:t xml:space="preserve">This standardization ensures that reinforcement-learning agents can be developed independently of environment-specific implementation details. As a result, algorithms written for one environment can be directly transferred to others without architectural changes. From a research perspective, this enables </w:t>
      </w:r>
      <w:r w:rsidRPr="008A6BEA">
        <w:rPr>
          <w:b/>
          <w:bCs/>
        </w:rPr>
        <w:t>algorithmic reproducibility, fair benchmarking, and cross-domain generalization analysis</w:t>
      </w:r>
      <w:r w:rsidRPr="008A6BEA">
        <w:t>.</w:t>
      </w:r>
    </w:p>
    <w:p w14:paraId="3487059D" w14:textId="38761C38" w:rsidR="008A6BEA" w:rsidRPr="008A6BEA" w:rsidRDefault="008A6BEA" w:rsidP="008A6BEA">
      <w:pPr>
        <w:pStyle w:val="NormalBPBHEB"/>
        <w:divId w:val="1890531493"/>
      </w:pPr>
      <w:r w:rsidRPr="008A6BEA">
        <w:t xml:space="preserve">Gym environments are formally described as </w:t>
      </w:r>
      <w:r w:rsidRPr="006366AD">
        <w:rPr>
          <w:b/>
          <w:bCs/>
        </w:rPr>
        <w:t>Markov Decision Processes</w:t>
      </w:r>
      <w:r w:rsidRPr="008A6BEA">
        <w:t xml:space="preserve"> (</w:t>
      </w:r>
      <w:r w:rsidRPr="006366AD">
        <w:rPr>
          <w:b/>
          <w:bCs/>
        </w:rPr>
        <w:t>MDPs</w:t>
      </w:r>
      <w:r w:rsidRPr="008A6BEA">
        <w:t>), defined by a tuple</w:t>
      </w:r>
      <w:r w:rsidR="0049397D">
        <w:t xml:space="preserve"> </w:t>
      </w:r>
      <m:oMath>
        <m:r>
          <w:rPr>
            <w:rFonts w:ascii="Cambria Math" w:hAnsi="Cambria Math"/>
          </w:rPr>
          <m:t>(S,A,P,R,γ)</m:t>
        </m:r>
      </m:oMath>
      <w:r w:rsidR="00C15F37">
        <w:t xml:space="preserve"> </w:t>
      </w:r>
      <w:r w:rsidR="00C15F37" w:rsidRPr="008A6BEA">
        <w:t>where:</w:t>
      </w:r>
    </w:p>
    <w:p w14:paraId="3AEF1EEB" w14:textId="50BA039D" w:rsidR="008A6BEA" w:rsidRPr="008A6BEA" w:rsidRDefault="008A6BEA" w:rsidP="007109D6">
      <w:pPr>
        <w:pStyle w:val="NormalBPBHEB"/>
        <w:numPr>
          <w:ilvl w:val="0"/>
          <w:numId w:val="15"/>
        </w:numPr>
        <w:divId w:val="1890531493"/>
      </w:pPr>
      <m:oMath>
        <m:r>
          <w:rPr>
            <w:rFonts w:ascii="Cambria Math" w:hAnsi="Cambria Math"/>
          </w:rPr>
          <m:t>S</m:t>
        </m:r>
      </m:oMath>
      <w:r w:rsidR="002A7488">
        <w:t xml:space="preserve"> </w:t>
      </w:r>
      <w:r w:rsidRPr="008A6BEA">
        <w:t>is the state space,</w:t>
      </w:r>
    </w:p>
    <w:p w14:paraId="0281F0C5" w14:textId="69410DF2" w:rsidR="008A6BEA" w:rsidRPr="008A6BEA" w:rsidRDefault="008A6BEA" w:rsidP="007109D6">
      <w:pPr>
        <w:pStyle w:val="NormalBPBHEB"/>
        <w:numPr>
          <w:ilvl w:val="0"/>
          <w:numId w:val="15"/>
        </w:numPr>
        <w:divId w:val="1890531493"/>
      </w:pPr>
      <m:oMath>
        <m:r>
          <w:rPr>
            <w:rFonts w:ascii="Cambria Math" w:hAnsi="Cambria Math"/>
          </w:rPr>
          <m:t>A</m:t>
        </m:r>
      </m:oMath>
      <w:r w:rsidR="002A7488">
        <w:t xml:space="preserve"> </w:t>
      </w:r>
      <w:r w:rsidRPr="008A6BEA">
        <w:t>is the action space,</w:t>
      </w:r>
    </w:p>
    <w:p w14:paraId="4DFE6F69" w14:textId="7DBCAC73" w:rsidR="008A6BEA" w:rsidRPr="008A6BEA" w:rsidRDefault="008A6BEA" w:rsidP="007109D6">
      <w:pPr>
        <w:pStyle w:val="NormalBPBHEB"/>
        <w:numPr>
          <w:ilvl w:val="0"/>
          <w:numId w:val="15"/>
        </w:numPr>
        <w:divId w:val="1890531493"/>
      </w:pPr>
      <m:oMath>
        <m:r>
          <w:rPr>
            <w:rFonts w:ascii="Cambria Math" w:hAnsi="Cambria Math"/>
          </w:rPr>
          <m:t>P</m:t>
        </m:r>
      </m:oMath>
      <w:r w:rsidR="002A7488">
        <w:t xml:space="preserve"> </w:t>
      </w:r>
      <w:r w:rsidRPr="008A6BEA">
        <w:t>defines transition probabilities,</w:t>
      </w:r>
    </w:p>
    <w:p w14:paraId="3504F1AE" w14:textId="040666A8" w:rsidR="008A6BEA" w:rsidRPr="008A6BEA" w:rsidRDefault="008A6BEA" w:rsidP="007109D6">
      <w:pPr>
        <w:pStyle w:val="NormalBPBHEB"/>
        <w:numPr>
          <w:ilvl w:val="0"/>
          <w:numId w:val="15"/>
        </w:numPr>
        <w:divId w:val="1890531493"/>
      </w:pPr>
      <m:oMath>
        <m:r>
          <w:rPr>
            <w:rFonts w:ascii="Cambria Math" w:hAnsi="Cambria Math"/>
          </w:rPr>
          <m:t>R</m:t>
        </m:r>
      </m:oMath>
      <w:r w:rsidR="002A7488">
        <w:t xml:space="preserve"> </w:t>
      </w:r>
      <w:r w:rsidRPr="008A6BEA">
        <w:t>represents the reward function, and</w:t>
      </w:r>
    </w:p>
    <w:p w14:paraId="19B86539" w14:textId="784292C1" w:rsidR="008A6BEA" w:rsidRPr="008A6BEA" w:rsidRDefault="008A6BEA" w:rsidP="007109D6">
      <w:pPr>
        <w:pStyle w:val="NormalBPBHEB"/>
        <w:numPr>
          <w:ilvl w:val="0"/>
          <w:numId w:val="15"/>
        </w:numPr>
        <w:divId w:val="1890531493"/>
      </w:pPr>
      <m:oMath>
        <m:r>
          <w:rPr>
            <w:rFonts w:ascii="Cambria Math" w:hAnsi="Cambria Math"/>
          </w:rPr>
          <m:t>γ</m:t>
        </m:r>
      </m:oMath>
      <w:r w:rsidR="002A7488">
        <w:t xml:space="preserve"> </w:t>
      </w:r>
      <w:r w:rsidRPr="008A6BEA">
        <w:t>is the discount factor.</w:t>
      </w:r>
    </w:p>
    <w:p w14:paraId="520FFA59" w14:textId="77777777" w:rsidR="008A6BEA" w:rsidRPr="008A6BEA" w:rsidRDefault="008A6BEA" w:rsidP="008A6BEA">
      <w:pPr>
        <w:pStyle w:val="NormalBPBHEB"/>
        <w:divId w:val="1890531493"/>
      </w:pPr>
      <w:r w:rsidRPr="008A6BEA">
        <w:t xml:space="preserve">This formal structure makes OpenAI Gym not merely a software framework, but a </w:t>
      </w:r>
      <w:r w:rsidRPr="008A6BEA">
        <w:rPr>
          <w:b/>
          <w:bCs/>
        </w:rPr>
        <w:t>computational embodiment of reinforcement-learning theory</w:t>
      </w:r>
      <w:r w:rsidRPr="008A6BEA">
        <w:t>, enabling rigorous experimental validation of learning dynamics, convergence behavior, and policy optimality.</w:t>
      </w:r>
    </w:p>
    <w:p w14:paraId="6385CB9A" w14:textId="77777777" w:rsidR="00D3127D" w:rsidRDefault="00D3127D" w:rsidP="0057403C">
      <w:pPr>
        <w:pStyle w:val="NormalBPBHEB"/>
        <w:divId w:val="1890531493"/>
      </w:pPr>
    </w:p>
    <w:p w14:paraId="5E5EE45B" w14:textId="3D9C9339" w:rsidR="008C5B2B" w:rsidRPr="0057403C" w:rsidRDefault="0057403C" w:rsidP="0057403C">
      <w:pPr>
        <w:pStyle w:val="Heading3BPBHEB"/>
        <w:divId w:val="1890531493"/>
      </w:pPr>
      <w:r>
        <w:t>Understanding</w:t>
      </w:r>
      <w:r w:rsidR="008C5B2B" w:rsidRPr="0057403C">
        <w:t xml:space="preserve"> </w:t>
      </w:r>
      <w:proofErr w:type="spellStart"/>
      <w:r w:rsidR="008C5B2B" w:rsidRPr="0057403C">
        <w:t>FrozenLake</w:t>
      </w:r>
      <w:proofErr w:type="spellEnd"/>
      <w:r w:rsidR="008C5B2B" w:rsidRPr="0057403C">
        <w:t xml:space="preserve"> </w:t>
      </w:r>
      <w:r>
        <w:t>e</w:t>
      </w:r>
      <w:r w:rsidR="008C5B2B" w:rsidRPr="0057403C">
        <w:t>nvironment</w:t>
      </w:r>
    </w:p>
    <w:p w14:paraId="2B88B4D2" w14:textId="77777777" w:rsidR="004C2883" w:rsidRPr="004C2883" w:rsidRDefault="004C2883" w:rsidP="004C2883">
      <w:pPr>
        <w:pStyle w:val="NormalBPBHEB"/>
        <w:divId w:val="1890531493"/>
      </w:pPr>
      <w:r w:rsidRPr="004C2883">
        <w:t xml:space="preserve">The </w:t>
      </w:r>
      <w:proofErr w:type="spellStart"/>
      <w:r w:rsidRPr="006B323E">
        <w:rPr>
          <w:bCs/>
        </w:rPr>
        <w:t>FrozenLake</w:t>
      </w:r>
      <w:proofErr w:type="spellEnd"/>
      <w:r w:rsidRPr="006366AD">
        <w:rPr>
          <w:b/>
          <w:bCs/>
        </w:rPr>
        <w:t xml:space="preserve"> environment</w:t>
      </w:r>
      <w:r w:rsidRPr="004C2883">
        <w:t xml:space="preserve"> is a canonical benchmark included in OpenAI Gym [4], specifically designed to illustrate foundational concepts in reinforcement learning under uncertainty and sparse rewards [5]. It consists of a discrete grid-based world in which an agent must navigate from a starting position to a terminal goal state while avoiding hazardous states (</w:t>
      </w:r>
      <w:r w:rsidRPr="006366AD">
        <w:rPr>
          <w:b/>
          <w:bCs/>
        </w:rPr>
        <w:t>holes</w:t>
      </w:r>
      <w:r w:rsidRPr="004C2883">
        <w:t>) that terminate the episode with failure.</w:t>
      </w:r>
    </w:p>
    <w:p w14:paraId="368D9E3A" w14:textId="77777777" w:rsidR="004C2883" w:rsidRPr="004C2883" w:rsidRDefault="004C2883" w:rsidP="004C2883">
      <w:pPr>
        <w:pStyle w:val="NormalBPBHEB"/>
        <w:divId w:val="1890531493"/>
      </w:pPr>
      <w:r w:rsidRPr="004C2883">
        <w:t xml:space="preserve">The agent receives a reward only upon successfully reaching the goal, making </w:t>
      </w:r>
      <w:proofErr w:type="spellStart"/>
      <w:r w:rsidRPr="006366AD">
        <w:rPr>
          <w:rStyle w:val="CodeinTextBPBHEBChar"/>
        </w:rPr>
        <w:t>FrozenLake</w:t>
      </w:r>
      <w:proofErr w:type="spellEnd"/>
      <w:r w:rsidRPr="004C2883">
        <w:t xml:space="preserve"> a paradigmatic example of a </w:t>
      </w:r>
      <w:r w:rsidRPr="004C2883">
        <w:rPr>
          <w:b/>
          <w:bCs/>
        </w:rPr>
        <w:t>sparse-reward decision problem</w:t>
      </w:r>
      <w:r w:rsidRPr="004C2883">
        <w:t xml:space="preserve"> [2]. The environment additionally incorporates </w:t>
      </w:r>
      <w:r w:rsidRPr="004C2883">
        <w:rPr>
          <w:b/>
          <w:bCs/>
        </w:rPr>
        <w:t>stochastic state transitions</w:t>
      </w:r>
      <w:r w:rsidRPr="004C2883">
        <w:t>, meaning that the agent’s intended movement (e.g., moving right) may probabilistically result in unintended lateral motion. This introduces uncertainty even in simple action choices and forces the agent to reason probabilistically about future outcomes.</w:t>
      </w:r>
    </w:p>
    <w:p w14:paraId="71FBEAEA" w14:textId="77777777" w:rsidR="004C2883" w:rsidRPr="004C2883" w:rsidRDefault="004C2883" w:rsidP="004C2883">
      <w:pPr>
        <w:pStyle w:val="NormalBPBHEB"/>
        <w:divId w:val="1890531493"/>
      </w:pPr>
      <w:r w:rsidRPr="004C2883">
        <w:t xml:space="preserve">Key attributes of the </w:t>
      </w:r>
      <w:proofErr w:type="spellStart"/>
      <w:r w:rsidRPr="004C2883">
        <w:t>FrozenLake</w:t>
      </w:r>
      <w:proofErr w:type="spellEnd"/>
      <w:r w:rsidRPr="004C2883">
        <w:t xml:space="preserve"> environment include [2, 6]:</w:t>
      </w:r>
    </w:p>
    <w:p w14:paraId="64251A3B" w14:textId="77777777" w:rsidR="006E2399" w:rsidRPr="006366AD" w:rsidRDefault="004C2883" w:rsidP="007109D6">
      <w:pPr>
        <w:pStyle w:val="NormalBPBHEB"/>
        <w:numPr>
          <w:ilvl w:val="0"/>
          <w:numId w:val="16"/>
        </w:numPr>
        <w:divId w:val="1890531493"/>
      </w:pPr>
      <w:r w:rsidRPr="004C2883">
        <w:rPr>
          <w:b/>
          <w:bCs/>
        </w:rPr>
        <w:t>Grid layout:</w:t>
      </w:r>
    </w:p>
    <w:p w14:paraId="686FF6A9" w14:textId="448849B5" w:rsidR="004C2883" w:rsidRPr="004C2883" w:rsidRDefault="004C2883" w:rsidP="006366AD">
      <w:pPr>
        <w:pStyle w:val="NormalBPBHEB"/>
        <w:ind w:left="720"/>
        <w:divId w:val="1890531493"/>
      </w:pPr>
      <w:r w:rsidRPr="004C2883">
        <w:t>A finite 4×4 (or optionally 8×8) grid representing the discrete state space.</w:t>
      </w:r>
    </w:p>
    <w:p w14:paraId="0D2546B0" w14:textId="77777777" w:rsidR="006E2399" w:rsidRPr="006366AD" w:rsidRDefault="004C2883" w:rsidP="007109D6">
      <w:pPr>
        <w:pStyle w:val="NormalBPBHEB"/>
        <w:numPr>
          <w:ilvl w:val="0"/>
          <w:numId w:val="16"/>
        </w:numPr>
        <w:divId w:val="1890531493"/>
      </w:pPr>
      <w:r w:rsidRPr="004C2883">
        <w:rPr>
          <w:b/>
          <w:bCs/>
        </w:rPr>
        <w:t>Stochastic transitions:</w:t>
      </w:r>
    </w:p>
    <w:p w14:paraId="2A56A1B7" w14:textId="3B807C0C" w:rsidR="004C2883" w:rsidRPr="004C2883" w:rsidRDefault="004C2883" w:rsidP="006366AD">
      <w:pPr>
        <w:pStyle w:val="NormalBPBHEB"/>
        <w:ind w:left="720"/>
        <w:divId w:val="1890531493"/>
      </w:pPr>
      <w:r w:rsidRPr="004C2883">
        <w:t>The agent may slip into adjacent states, modeling real-world execution noise.</w:t>
      </w:r>
    </w:p>
    <w:p w14:paraId="293AEF7B" w14:textId="77777777" w:rsidR="006E2399" w:rsidRPr="006366AD" w:rsidRDefault="004C2883" w:rsidP="007109D6">
      <w:pPr>
        <w:pStyle w:val="NormalBPBHEB"/>
        <w:numPr>
          <w:ilvl w:val="0"/>
          <w:numId w:val="16"/>
        </w:numPr>
        <w:divId w:val="1890531493"/>
      </w:pPr>
      <w:r w:rsidRPr="004C2883">
        <w:rPr>
          <w:b/>
          <w:bCs/>
        </w:rPr>
        <w:t>Sparse reward structure:</w:t>
      </w:r>
    </w:p>
    <w:p w14:paraId="5886A7AB" w14:textId="4B23A34A" w:rsidR="004C2883" w:rsidRPr="004C2883" w:rsidRDefault="004C2883" w:rsidP="006366AD">
      <w:pPr>
        <w:pStyle w:val="NormalBPBHEB"/>
        <w:ind w:left="720"/>
        <w:divId w:val="1890531493"/>
      </w:pPr>
      <w:r w:rsidRPr="004C2883">
        <w:t>A positive reward is provided only upon reaching the terminal goal state.</w:t>
      </w:r>
    </w:p>
    <w:p w14:paraId="7AA3D795" w14:textId="77777777" w:rsidR="006E2399" w:rsidRPr="006366AD" w:rsidRDefault="004C2883" w:rsidP="007109D6">
      <w:pPr>
        <w:pStyle w:val="NormalBPBHEB"/>
        <w:numPr>
          <w:ilvl w:val="0"/>
          <w:numId w:val="16"/>
        </w:numPr>
        <w:divId w:val="1890531493"/>
      </w:pPr>
      <w:r w:rsidRPr="004C2883">
        <w:rPr>
          <w:b/>
          <w:bCs/>
        </w:rPr>
        <w:t>Terminal failure states:</w:t>
      </w:r>
    </w:p>
    <w:p w14:paraId="40DB422F" w14:textId="313C19F0" w:rsidR="004C2883" w:rsidRPr="004C2883" w:rsidRDefault="004C2883" w:rsidP="006366AD">
      <w:pPr>
        <w:pStyle w:val="NormalBPBHEB"/>
        <w:ind w:left="720"/>
        <w:divId w:val="1890531493"/>
      </w:pPr>
      <w:r w:rsidRPr="004C2883">
        <w:t>Entering a hole immediately ends the episode without reward.</w:t>
      </w:r>
    </w:p>
    <w:p w14:paraId="0AD2535C" w14:textId="5603E4E7" w:rsidR="00D3127D" w:rsidRDefault="004C2883" w:rsidP="0057403C">
      <w:pPr>
        <w:pStyle w:val="NormalBPBHEB"/>
        <w:divId w:val="1890531493"/>
      </w:pPr>
      <w:r w:rsidRPr="004C2883">
        <w:t xml:space="preserve">These properties make </w:t>
      </w:r>
      <w:proofErr w:type="spellStart"/>
      <w:r w:rsidRPr="006366AD">
        <w:rPr>
          <w:rStyle w:val="CodeinTextBPBHEBChar"/>
        </w:rPr>
        <w:t>FrozenLake</w:t>
      </w:r>
      <w:proofErr w:type="spellEnd"/>
      <w:r w:rsidRPr="004C2883">
        <w:t xml:space="preserve"> deceptively simple in appearance but nontrivial in learning dynamics, as agents must discover long-term reward paths through probabilistic trial-and-error.</w:t>
      </w:r>
    </w:p>
    <w:p w14:paraId="43696A04" w14:textId="77777777" w:rsidR="00D3127D" w:rsidRDefault="00D3127D" w:rsidP="0057403C">
      <w:pPr>
        <w:pStyle w:val="NormalBPBHEB"/>
        <w:divId w:val="1890531493"/>
      </w:pPr>
    </w:p>
    <w:p w14:paraId="57565040" w14:textId="6078222E" w:rsidR="008C5B2B" w:rsidRPr="0057403C" w:rsidRDefault="008C5B2B" w:rsidP="0057403C">
      <w:pPr>
        <w:pStyle w:val="Heading3BPBHEB"/>
        <w:divId w:val="1890531493"/>
      </w:pPr>
      <w:r w:rsidRPr="0057403C">
        <w:t xml:space="preserve">Purpose and </w:t>
      </w:r>
      <w:r w:rsidR="0057403C">
        <w:t>e</w:t>
      </w:r>
      <w:r w:rsidRPr="0057403C">
        <w:t xml:space="preserve">ducational </w:t>
      </w:r>
      <w:r w:rsidR="0057403C">
        <w:t>v</w:t>
      </w:r>
      <w:r w:rsidRPr="0057403C">
        <w:t>alue</w:t>
      </w:r>
    </w:p>
    <w:p w14:paraId="117F8E41" w14:textId="77777777" w:rsidR="00825EB3" w:rsidRPr="00825EB3" w:rsidRDefault="00825EB3" w:rsidP="00825EB3">
      <w:pPr>
        <w:pStyle w:val="NormalBPBHEB"/>
        <w:divId w:val="1890531493"/>
      </w:pPr>
      <w:proofErr w:type="spellStart"/>
      <w:proofErr w:type="gramStart"/>
      <w:r w:rsidRPr="00825EB3">
        <w:t>FrozenLake</w:t>
      </w:r>
      <w:proofErr w:type="spellEnd"/>
      <w:proofErr w:type="gramEnd"/>
      <w:r w:rsidRPr="00825EB3">
        <w:t xml:space="preserve"> is extensively used in both education and research because it exposes, in minimal form, several of the most fundamental challenges in reinforcement learning:</w:t>
      </w:r>
    </w:p>
    <w:p w14:paraId="4EB9CB83" w14:textId="77777777" w:rsidR="006E2399" w:rsidRPr="006366AD" w:rsidRDefault="00825EB3" w:rsidP="007109D6">
      <w:pPr>
        <w:pStyle w:val="NormalBPBHEB"/>
        <w:numPr>
          <w:ilvl w:val="0"/>
          <w:numId w:val="17"/>
        </w:numPr>
        <w:divId w:val="1890531493"/>
      </w:pPr>
      <w:r w:rsidRPr="00825EB3">
        <w:rPr>
          <w:b/>
          <w:bCs/>
        </w:rPr>
        <w:t>Exploration–exploitation trade-off:</w:t>
      </w:r>
    </w:p>
    <w:p w14:paraId="658104FD" w14:textId="162B887C" w:rsidR="00825EB3" w:rsidRPr="00825EB3" w:rsidRDefault="00825EB3" w:rsidP="006366AD">
      <w:pPr>
        <w:pStyle w:val="NormalBPBHEB"/>
        <w:ind w:left="720"/>
        <w:divId w:val="1890531493"/>
      </w:pPr>
      <w:r w:rsidRPr="00825EB3">
        <w:t>The agent must explore unsafe trajectories to discover the goal while simultaneously exploiting known safe transitions.</w:t>
      </w:r>
    </w:p>
    <w:p w14:paraId="267D098B" w14:textId="77777777" w:rsidR="006E2399" w:rsidRPr="006366AD" w:rsidRDefault="00825EB3" w:rsidP="007109D6">
      <w:pPr>
        <w:pStyle w:val="NormalBPBHEB"/>
        <w:numPr>
          <w:ilvl w:val="0"/>
          <w:numId w:val="17"/>
        </w:numPr>
        <w:divId w:val="1890531493"/>
      </w:pPr>
      <w:r w:rsidRPr="00825EB3">
        <w:rPr>
          <w:b/>
          <w:bCs/>
        </w:rPr>
        <w:t>Sparse and delayed rewards:</w:t>
      </w:r>
    </w:p>
    <w:p w14:paraId="21A952A7" w14:textId="1F1FC3B5" w:rsidR="00825EB3" w:rsidRPr="00825EB3" w:rsidRDefault="00825EB3" w:rsidP="006366AD">
      <w:pPr>
        <w:pStyle w:val="NormalBPBHEB"/>
        <w:ind w:left="720"/>
        <w:divId w:val="1890531493"/>
      </w:pPr>
      <w:r w:rsidRPr="00825EB3">
        <w:t>Learning must proceed with little immediate feedback, mirroring real-world optimization scenarios such as robotics control and cybersecurity response.</w:t>
      </w:r>
    </w:p>
    <w:p w14:paraId="01EC9AAC" w14:textId="77777777" w:rsidR="006E2399" w:rsidRPr="006366AD" w:rsidRDefault="00825EB3" w:rsidP="007109D6">
      <w:pPr>
        <w:pStyle w:val="NormalBPBHEB"/>
        <w:numPr>
          <w:ilvl w:val="0"/>
          <w:numId w:val="17"/>
        </w:numPr>
        <w:divId w:val="1890531493"/>
      </w:pPr>
      <w:r w:rsidRPr="00825EB3">
        <w:rPr>
          <w:b/>
          <w:bCs/>
        </w:rPr>
        <w:t>State–action value estimation:</w:t>
      </w:r>
    </w:p>
    <w:p w14:paraId="77D483FE" w14:textId="20A3B53F" w:rsidR="00825EB3" w:rsidRPr="00825EB3" w:rsidRDefault="00825EB3" w:rsidP="006366AD">
      <w:pPr>
        <w:pStyle w:val="NormalBPBHEB"/>
        <w:ind w:left="720"/>
        <w:divId w:val="1890531493"/>
      </w:pPr>
      <w:r w:rsidRPr="00825EB3">
        <w:t>The environment offers a clean setting for observing how Q-values evolve through Bellman updates during iterative learning.</w:t>
      </w:r>
    </w:p>
    <w:p w14:paraId="379E3286" w14:textId="77777777" w:rsidR="006E2399" w:rsidRPr="006366AD" w:rsidRDefault="00825EB3" w:rsidP="007109D6">
      <w:pPr>
        <w:pStyle w:val="NormalBPBHEB"/>
        <w:numPr>
          <w:ilvl w:val="0"/>
          <w:numId w:val="17"/>
        </w:numPr>
        <w:divId w:val="1890531493"/>
      </w:pPr>
      <w:r w:rsidRPr="00825EB3">
        <w:rPr>
          <w:b/>
          <w:bCs/>
        </w:rPr>
        <w:t>Stochastic policy robustness:</w:t>
      </w:r>
    </w:p>
    <w:p w14:paraId="2ED89160" w14:textId="436CF818" w:rsidR="00825EB3" w:rsidRPr="00825EB3" w:rsidRDefault="00825EB3" w:rsidP="006366AD">
      <w:pPr>
        <w:pStyle w:val="NormalBPBHEB"/>
        <w:ind w:left="720"/>
        <w:divId w:val="1890531493"/>
      </w:pPr>
      <w:r w:rsidRPr="00825EB3">
        <w:t>Because transitions are probabilistic, agents must learn policies that are robust to execution uncertainty rather than relying on brittle deterministic paths.</w:t>
      </w:r>
    </w:p>
    <w:p w14:paraId="454DCB25" w14:textId="22FC4A0B" w:rsidR="00825EB3" w:rsidRPr="00825EB3" w:rsidRDefault="00825EB3" w:rsidP="00825EB3">
      <w:pPr>
        <w:pStyle w:val="NormalBPBHEB"/>
        <w:divId w:val="1890531493"/>
      </w:pPr>
      <w:r w:rsidRPr="00825EB3">
        <w:t xml:space="preserve">For these reasons, </w:t>
      </w:r>
      <w:proofErr w:type="spellStart"/>
      <w:r w:rsidRPr="00825EB3">
        <w:t>FrozenLake</w:t>
      </w:r>
      <w:proofErr w:type="spellEnd"/>
      <w:r w:rsidRPr="00825EB3">
        <w:t xml:space="preserve"> serves as an ideal proving ground for </w:t>
      </w:r>
      <w:r w:rsidRPr="00825EB3">
        <w:rPr>
          <w:b/>
          <w:bCs/>
        </w:rPr>
        <w:t>model-free reinforcement-learning algorithms such as Q-learning</w:t>
      </w:r>
      <w:r w:rsidRPr="00825EB3">
        <w:t xml:space="preserve">, where learning emerges purely from interaction, without access to an explicit environmental model. It allows readers to observe, at </w:t>
      </w:r>
      <w:r w:rsidR="00B8719D">
        <w:t xml:space="preserve">a </w:t>
      </w:r>
      <w:r w:rsidRPr="00825EB3">
        <w:t>small scale, the same instability, convergence behavior, and policy sensitivity that appear in far larger and more complex reinforcement-learning systems.</w:t>
      </w:r>
    </w:p>
    <w:p w14:paraId="1113DACB" w14:textId="77777777" w:rsidR="00D3127D" w:rsidRDefault="00D3127D" w:rsidP="0057403C">
      <w:pPr>
        <w:pStyle w:val="NormalBPBHEB"/>
        <w:divId w:val="1890531493"/>
      </w:pPr>
    </w:p>
    <w:p w14:paraId="5283E3D7" w14:textId="27F679CE" w:rsidR="008C5B2B" w:rsidRPr="0057403C" w:rsidRDefault="008C5B2B" w:rsidP="0057403C">
      <w:pPr>
        <w:pStyle w:val="Heading3BPBHEB"/>
        <w:divId w:val="1890531493"/>
      </w:pPr>
      <w:r w:rsidRPr="0057403C">
        <w:t>Install</w:t>
      </w:r>
      <w:r w:rsidR="001859B8" w:rsidRPr="0057403C">
        <w:t>ing</w:t>
      </w:r>
      <w:r w:rsidRPr="0057403C">
        <w:t xml:space="preserve"> OpenAI Gym</w:t>
      </w:r>
    </w:p>
    <w:p w14:paraId="28C88F2B" w14:textId="47AB210A" w:rsidR="008C5B2B" w:rsidRDefault="008C5B2B" w:rsidP="0057403C">
      <w:pPr>
        <w:pStyle w:val="NormalBPBHEB"/>
        <w:divId w:val="1890531493"/>
      </w:pPr>
      <w:r>
        <w:t xml:space="preserve">To run the </w:t>
      </w:r>
      <w:proofErr w:type="spellStart"/>
      <w:r w:rsidRPr="0057403C">
        <w:rPr>
          <w:rStyle w:val="CodeinTextBPBHEBChar"/>
        </w:rPr>
        <w:t>FrozenLake</w:t>
      </w:r>
      <w:proofErr w:type="spellEnd"/>
      <w:r>
        <w:t xml:space="preserve"> environment, you need the OpenAI Gym library. Install it using the following command</w:t>
      </w:r>
      <w:r w:rsidR="0001657F">
        <w:t xml:space="preserve"> </w:t>
      </w:r>
      <w:r w:rsidR="0057403C">
        <w:t>[7]</w:t>
      </w:r>
      <w:r>
        <w:t>:</w:t>
      </w:r>
    </w:p>
    <w:p w14:paraId="5B7FD80C" w14:textId="6C438524" w:rsidR="00D33A06" w:rsidRPr="00E92416" w:rsidRDefault="0035401E" w:rsidP="00B94733">
      <w:pPr>
        <w:pStyle w:val="SC-Source"/>
        <w:divId w:val="1890531493"/>
      </w:pPr>
      <w:r w:rsidRPr="00E92416">
        <w:t>``</w:t>
      </w:r>
      <w:r w:rsidR="001859B8" w:rsidRPr="00E92416">
        <w:t>`</w:t>
      </w:r>
      <w:r w:rsidR="008C5B2B" w:rsidRPr="00E92416">
        <w:t>bas</w:t>
      </w:r>
      <w:r w:rsidR="001859B8" w:rsidRPr="00E92416">
        <w:t>h</w:t>
      </w:r>
    </w:p>
    <w:p w14:paraId="1585A1FB" w14:textId="77777777" w:rsidR="00D33A06" w:rsidRPr="00E92416" w:rsidRDefault="00D33A06" w:rsidP="00B94733">
      <w:pPr>
        <w:pStyle w:val="SC-Source"/>
        <w:divId w:val="1890531493"/>
      </w:pPr>
    </w:p>
    <w:p w14:paraId="7B00D8C2" w14:textId="253ACAB9" w:rsidR="001859B8" w:rsidRPr="00E92416" w:rsidRDefault="008C5B2B" w:rsidP="00B94733">
      <w:pPr>
        <w:pStyle w:val="SC-Source"/>
        <w:divId w:val="1890531493"/>
      </w:pPr>
      <w:r w:rsidRPr="00E92416">
        <w:t>pip install gym</w:t>
      </w:r>
    </w:p>
    <w:p w14:paraId="110F77C1" w14:textId="6FD4FE33" w:rsidR="00145E9D" w:rsidRPr="00E92416" w:rsidRDefault="00145E9D" w:rsidP="00B94733">
      <w:pPr>
        <w:pStyle w:val="SC-Source"/>
        <w:divId w:val="1890531493"/>
      </w:pPr>
      <w:r w:rsidRPr="00E92416">
        <w:t>```</w:t>
      </w:r>
    </w:p>
    <w:p w14:paraId="7D0F7C24" w14:textId="05637A42" w:rsidR="008C5B2B" w:rsidRDefault="008C5B2B" w:rsidP="0057403C">
      <w:pPr>
        <w:pStyle w:val="NormalBPBHEB"/>
        <w:divId w:val="1890531493"/>
      </w:pPr>
      <w:r>
        <w:t xml:space="preserve">After installation, you can initialize the </w:t>
      </w:r>
      <w:proofErr w:type="spellStart"/>
      <w:r w:rsidRPr="0057403C">
        <w:rPr>
          <w:rStyle w:val="CodeinTextBPBHEBChar"/>
        </w:rPr>
        <w:t>FrozenLake</w:t>
      </w:r>
      <w:proofErr w:type="spellEnd"/>
      <w:r>
        <w:t xml:space="preserve"> environment as follows</w:t>
      </w:r>
      <w:r w:rsidR="00FC2BD8">
        <w:t xml:space="preserve"> </w:t>
      </w:r>
      <w:r w:rsidR="0057403C">
        <w:t>[8]</w:t>
      </w:r>
      <w:r>
        <w:t>:</w:t>
      </w:r>
    </w:p>
    <w:p w14:paraId="401E063C" w14:textId="033CAE59" w:rsidR="00D33A06" w:rsidRPr="0057403C" w:rsidRDefault="001D668B" w:rsidP="00B94733">
      <w:pPr>
        <w:pStyle w:val="SC-Source"/>
        <w:divId w:val="1766918240"/>
      </w:pPr>
      <w:r>
        <w:t>```python</w:t>
      </w:r>
    </w:p>
    <w:p w14:paraId="2A5882E6" w14:textId="77777777" w:rsidR="00D33A06" w:rsidRPr="0057403C" w:rsidRDefault="00D33A06" w:rsidP="00B94733">
      <w:pPr>
        <w:pStyle w:val="SC-Source"/>
        <w:divId w:val="1766918240"/>
      </w:pPr>
    </w:p>
    <w:p w14:paraId="1D7035F4" w14:textId="77777777" w:rsidR="00692B33" w:rsidRPr="0057403C" w:rsidRDefault="008C5B2B" w:rsidP="00B94733">
      <w:pPr>
        <w:pStyle w:val="SC-Source"/>
        <w:divId w:val="1766918240"/>
        <w:rPr>
          <w:rStyle w:val="Heading8Char"/>
          <w:rFonts w:ascii="Consolas" w:hAnsi="Consolas"/>
          <w:sz w:val="20"/>
          <w:szCs w:val="20"/>
        </w:rPr>
      </w:pPr>
      <w:r w:rsidRPr="0057403C">
        <w:rPr>
          <w:rStyle w:val="Heading9Char"/>
          <w:rFonts w:ascii="Consolas" w:hAnsi="Consolas"/>
          <w:sz w:val="20"/>
          <w:szCs w:val="20"/>
        </w:rPr>
        <w:t>import</w:t>
      </w:r>
      <w:r w:rsidRPr="0057403C">
        <w:rPr>
          <w:rStyle w:val="Heading8Char"/>
          <w:rFonts w:ascii="Consolas" w:hAnsi="Consolas"/>
          <w:sz w:val="20"/>
          <w:szCs w:val="20"/>
        </w:rPr>
        <w:t xml:space="preserve"> gym</w:t>
      </w:r>
    </w:p>
    <w:p w14:paraId="4C9FB22E" w14:textId="77777777" w:rsidR="00692B33" w:rsidRPr="0057403C" w:rsidRDefault="00692B33" w:rsidP="00B94733">
      <w:pPr>
        <w:pStyle w:val="SC-Source"/>
        <w:divId w:val="1766918240"/>
        <w:rPr>
          <w:rStyle w:val="Heading8Char"/>
          <w:rFonts w:ascii="Consolas" w:hAnsi="Consolas"/>
          <w:sz w:val="20"/>
          <w:szCs w:val="20"/>
        </w:rPr>
      </w:pPr>
    </w:p>
    <w:p w14:paraId="6E6691EC" w14:textId="77777777" w:rsidR="00692B33" w:rsidRPr="0057403C" w:rsidRDefault="4AD6C8B7" w:rsidP="00B94733">
      <w:pPr>
        <w:pStyle w:val="SC-Source"/>
        <w:divId w:val="1766918240"/>
      </w:pPr>
      <w:r w:rsidRPr="0057403C">
        <w:t xml:space="preserve"># Create the </w:t>
      </w:r>
      <w:proofErr w:type="spellStart"/>
      <w:r w:rsidRPr="0057403C">
        <w:t>FrozenLake</w:t>
      </w:r>
      <w:proofErr w:type="spellEnd"/>
      <w:r w:rsidRPr="0057403C">
        <w:t xml:space="preserve"> environment</w:t>
      </w:r>
    </w:p>
    <w:p w14:paraId="74CD3D8D" w14:textId="613CA3D8" w:rsidR="008C5B2B" w:rsidRDefault="008C5B2B" w:rsidP="00B94733">
      <w:pPr>
        <w:pStyle w:val="SC-Source"/>
        <w:divId w:val="1766918240"/>
        <w:rPr>
          <w:rStyle w:val="Heading8Char"/>
          <w:rFonts w:ascii="Consolas" w:hAnsi="Consolas"/>
          <w:sz w:val="20"/>
          <w:szCs w:val="20"/>
        </w:rPr>
      </w:pPr>
      <w:r w:rsidRPr="0057403C">
        <w:rPr>
          <w:rStyle w:val="Heading8Char"/>
          <w:rFonts w:ascii="Consolas" w:hAnsi="Consolas"/>
          <w:sz w:val="20"/>
          <w:szCs w:val="20"/>
        </w:rPr>
        <w:t xml:space="preserve">env = </w:t>
      </w:r>
      <w:proofErr w:type="spellStart"/>
      <w:r w:rsidRPr="0057403C">
        <w:rPr>
          <w:rStyle w:val="Heading8Char"/>
          <w:rFonts w:ascii="Consolas" w:hAnsi="Consolas"/>
          <w:sz w:val="20"/>
          <w:szCs w:val="20"/>
        </w:rPr>
        <w:t>gym.make</w:t>
      </w:r>
      <w:proofErr w:type="spellEnd"/>
      <w:r w:rsidRPr="0057403C">
        <w:rPr>
          <w:rStyle w:val="Heading8Char"/>
          <w:rFonts w:ascii="Consolas" w:hAnsi="Consolas"/>
          <w:sz w:val="20"/>
          <w:szCs w:val="20"/>
        </w:rPr>
        <w:t>(</w:t>
      </w:r>
      <w:r w:rsidRPr="0057403C">
        <w:t>'FrozenLake-v1'</w:t>
      </w:r>
      <w:r w:rsidRPr="0057403C">
        <w:rPr>
          <w:rStyle w:val="Heading8Char"/>
          <w:rFonts w:ascii="Consolas" w:hAnsi="Consolas"/>
          <w:sz w:val="20"/>
          <w:szCs w:val="20"/>
        </w:rPr>
        <w:t>)</w:t>
      </w:r>
    </w:p>
    <w:p w14:paraId="3ACB9D21" w14:textId="35E7BD92" w:rsidR="00711C68" w:rsidRPr="0057403C" w:rsidRDefault="00711C68" w:rsidP="00B94733">
      <w:pPr>
        <w:pStyle w:val="SC-Source"/>
        <w:divId w:val="1766918240"/>
        <w:rPr>
          <w:rStyle w:val="Heading8Char"/>
          <w:rFonts w:ascii="Consolas" w:hAnsi="Consolas"/>
          <w:sz w:val="20"/>
          <w:szCs w:val="20"/>
        </w:rPr>
      </w:pPr>
      <w:r>
        <w:rPr>
          <w:rStyle w:val="Heading8Char"/>
          <w:rFonts w:ascii="Consolas" w:hAnsi="Consolas"/>
          <w:sz w:val="20"/>
          <w:szCs w:val="20"/>
        </w:rPr>
        <w:t>```</w:t>
      </w:r>
    </w:p>
    <w:p w14:paraId="5DF21138" w14:textId="77777777" w:rsidR="0035229D" w:rsidRPr="0035229D" w:rsidRDefault="0035229D" w:rsidP="0035229D">
      <w:pPr>
        <w:pStyle w:val="NormalBPBHEB"/>
        <w:divId w:val="1890531493"/>
      </w:pPr>
    </w:p>
    <w:p w14:paraId="00BF4EA0" w14:textId="551CA3F9" w:rsidR="008C5B2B" w:rsidRPr="0035229D" w:rsidRDefault="002A1BEF" w:rsidP="0035229D">
      <w:pPr>
        <w:pStyle w:val="Heading3BPBHEB"/>
        <w:divId w:val="1890531493"/>
      </w:pPr>
      <w:r>
        <w:t xml:space="preserve">How </w:t>
      </w:r>
      <w:proofErr w:type="spellStart"/>
      <w:r w:rsidR="008C5B2B" w:rsidRPr="0035229D">
        <w:t>FrozenLake</w:t>
      </w:r>
      <w:proofErr w:type="spellEnd"/>
      <w:r w:rsidR="008C5B2B" w:rsidRPr="0035229D">
        <w:t xml:space="preserve"> </w:t>
      </w:r>
      <w:r w:rsidR="0035229D">
        <w:t>e</w:t>
      </w:r>
      <w:r w:rsidR="008C5B2B" w:rsidRPr="0035229D">
        <w:t xml:space="preserve">nvironment </w:t>
      </w:r>
      <w:r w:rsidR="0035229D">
        <w:t>w</w:t>
      </w:r>
      <w:r w:rsidR="008C5B2B" w:rsidRPr="0035229D">
        <w:t>orks</w:t>
      </w:r>
    </w:p>
    <w:p w14:paraId="1382132B" w14:textId="77777777" w:rsidR="006366AD" w:rsidRPr="006366AD" w:rsidRDefault="006366AD" w:rsidP="006366AD">
      <w:pPr>
        <w:pStyle w:val="NormalBPBHEB"/>
        <w:divId w:val="1890531493"/>
      </w:pPr>
      <w:r w:rsidRPr="006366AD">
        <w:t xml:space="preserve">The </w:t>
      </w:r>
      <w:proofErr w:type="spellStart"/>
      <w:r w:rsidRPr="006366AD">
        <w:t>FrozenLake</w:t>
      </w:r>
      <w:proofErr w:type="spellEnd"/>
      <w:r w:rsidRPr="006366AD">
        <w:t xml:space="preserve"> environment is formally modeled as a </w:t>
      </w:r>
      <w:r w:rsidRPr="006366AD">
        <w:rPr>
          <w:b/>
          <w:bCs/>
        </w:rPr>
        <w:t>finite Markov Decision Process (MDP)</w:t>
      </w:r>
      <w:r w:rsidRPr="006366AD">
        <w:t>, where the agent learns a policy that maps discrete states to actions under stochastic transition dynamics and sparse rewards. Despite its small visual footprint, the environment encapsulates all the core components that define real-world reinforcement-learning problems: uncertainty, delayed reward, and long-horizon planning [9].</w:t>
      </w:r>
    </w:p>
    <w:p w14:paraId="00262294" w14:textId="77777777" w:rsidR="006366AD" w:rsidRPr="006366AD" w:rsidRDefault="006366AD" w:rsidP="006366AD">
      <w:pPr>
        <w:pStyle w:val="NormalBPBHEB"/>
        <w:divId w:val="1890531493"/>
      </w:pPr>
      <w:r w:rsidRPr="006366AD">
        <w:t>It is composed of the following elements:</w:t>
      </w:r>
    </w:p>
    <w:p w14:paraId="520945F5" w14:textId="11054B51" w:rsidR="006366AD" w:rsidRPr="006366AD" w:rsidRDefault="00B3310C" w:rsidP="007109D6">
      <w:pPr>
        <w:pStyle w:val="NormalBPBHEB"/>
        <w:numPr>
          <w:ilvl w:val="0"/>
          <w:numId w:val="18"/>
        </w:numPr>
        <w:divId w:val="1890531493"/>
      </w:pPr>
      <w:r>
        <w:rPr>
          <w:b/>
          <w:bCs/>
        </w:rPr>
        <w:t>States:</w:t>
      </w:r>
      <w:r>
        <w:rPr>
          <w:b/>
          <w:bCs/>
        </w:rPr>
        <w:br/>
      </w:r>
      <w:r w:rsidRPr="00B90242">
        <w:t xml:space="preserve">Each cell in the </w:t>
      </w:r>
      <w:r>
        <w:rPr>
          <w:b/>
          <w:bCs/>
        </w:rPr>
        <w:t xml:space="preserve">4×4 </w:t>
      </w:r>
      <w:r w:rsidRPr="00B90242">
        <w:t xml:space="preserve">grid represents a distinct state in the MDP. The agent always starts </w:t>
      </w:r>
      <w:proofErr w:type="gramStart"/>
      <w:r w:rsidRPr="00B90242">
        <w:t>from</w:t>
      </w:r>
      <w:proofErr w:type="gramEnd"/>
      <w:r w:rsidRPr="00B90242">
        <w:t xml:space="preserve"> a predefined initial state in one corner of the grid, with the terminal goal state in the opposite corner. </w:t>
      </w:r>
      <w:r w:rsidR="008E6708" w:rsidRPr="008E6708">
        <w:t>Certain</w:t>
      </w:r>
      <w:r w:rsidRPr="008E6708">
        <w:t xml:space="preserve"> </w:t>
      </w:r>
      <w:r w:rsidRPr="00B90242">
        <w:t>states are designated as safe frozen tiles, while others represent holes that end the episode upon entry. This setup creates both viable paths and fatal failure routes within the same compact state space.</w:t>
      </w:r>
    </w:p>
    <w:p w14:paraId="48CD98B4" w14:textId="77777777" w:rsidR="006366AD" w:rsidRPr="006366AD" w:rsidRDefault="006366AD" w:rsidP="007109D6">
      <w:pPr>
        <w:pStyle w:val="NormalBPBHEB"/>
        <w:numPr>
          <w:ilvl w:val="0"/>
          <w:numId w:val="18"/>
        </w:numPr>
        <w:divId w:val="1890531493"/>
      </w:pPr>
      <w:r w:rsidRPr="006366AD">
        <w:rPr>
          <w:b/>
          <w:bCs/>
        </w:rPr>
        <w:t>Actions:</w:t>
      </w:r>
      <w:r w:rsidRPr="006366AD">
        <w:br/>
        <w:t xml:space="preserve">At every time step, the agent may select one of four discrete actions: move </w:t>
      </w:r>
      <w:r w:rsidRPr="006366AD">
        <w:rPr>
          <w:b/>
          <w:bCs/>
        </w:rPr>
        <w:t>up</w:t>
      </w:r>
      <w:r w:rsidRPr="006366AD">
        <w:t xml:space="preserve">, </w:t>
      </w:r>
      <w:r w:rsidRPr="006366AD">
        <w:rPr>
          <w:b/>
          <w:bCs/>
        </w:rPr>
        <w:t>down</w:t>
      </w:r>
      <w:r w:rsidRPr="006366AD">
        <w:t xml:space="preserve">, </w:t>
      </w:r>
      <w:r w:rsidRPr="006366AD">
        <w:rPr>
          <w:b/>
          <w:bCs/>
        </w:rPr>
        <w:t>left</w:t>
      </w:r>
      <w:r w:rsidRPr="006366AD">
        <w:t xml:space="preserve">, or </w:t>
      </w:r>
      <w:r w:rsidRPr="006366AD">
        <w:rPr>
          <w:b/>
          <w:bCs/>
        </w:rPr>
        <w:t>right</w:t>
      </w:r>
      <w:r w:rsidRPr="006366AD">
        <w:t>. These actions represent directional control inputs. However, due to environmental stochasticity, the selected action does not always result in the intended directional movement, modeling real-world execution noise and imperfect actuation.</w:t>
      </w:r>
    </w:p>
    <w:p w14:paraId="12680B4F" w14:textId="5FC4B677" w:rsidR="006366AD" w:rsidRPr="006366AD" w:rsidRDefault="006366AD" w:rsidP="007109D6">
      <w:pPr>
        <w:pStyle w:val="NormalBPBHEB"/>
        <w:numPr>
          <w:ilvl w:val="0"/>
          <w:numId w:val="18"/>
        </w:numPr>
        <w:divId w:val="1890531493"/>
      </w:pPr>
      <w:r w:rsidRPr="006366AD">
        <w:rPr>
          <w:b/>
          <w:bCs/>
        </w:rPr>
        <w:t>Rewards:</w:t>
      </w:r>
      <w:r w:rsidRPr="006366AD">
        <w:br/>
        <w:t xml:space="preserve">The reward function is deliberately sparse. The agent receives a reward of </w:t>
      </w:r>
      <w:r w:rsidRPr="006366AD">
        <w:rPr>
          <w:b/>
          <w:bCs/>
        </w:rPr>
        <w:t>+1 only when it successfully reaches the terminal goal state</w:t>
      </w:r>
      <w:r w:rsidRPr="006366AD">
        <w:t>. All other transitions</w:t>
      </w:r>
      <w:r w:rsidR="004C5A83">
        <w:t xml:space="preserve">, </w:t>
      </w:r>
      <w:r w:rsidRPr="006366AD">
        <w:t>including safe movements and episode failures</w:t>
      </w:r>
      <w:r w:rsidR="004C5A83">
        <w:t xml:space="preserve">, </w:t>
      </w:r>
      <w:r w:rsidRPr="006366AD">
        <w:t xml:space="preserve">yield a reward of </w:t>
      </w:r>
      <w:r w:rsidRPr="006366AD">
        <w:rPr>
          <w:b/>
          <w:bCs/>
        </w:rPr>
        <w:t>0</w:t>
      </w:r>
      <w:r w:rsidRPr="006366AD">
        <w:t>. This design forces the agent to infer optimal behavior exclusively from delayed terminal feedback rather than intermediate shaping rewards.</w:t>
      </w:r>
    </w:p>
    <w:p w14:paraId="3C8687FA" w14:textId="432E6F09" w:rsidR="006366AD" w:rsidRPr="006366AD" w:rsidRDefault="006366AD" w:rsidP="007109D6">
      <w:pPr>
        <w:pStyle w:val="NormalBPBHEB"/>
        <w:numPr>
          <w:ilvl w:val="0"/>
          <w:numId w:val="18"/>
        </w:numPr>
        <w:divId w:val="1890531493"/>
      </w:pPr>
      <w:r w:rsidRPr="006366AD">
        <w:rPr>
          <w:b/>
          <w:bCs/>
        </w:rPr>
        <w:t>Transitions:</w:t>
      </w:r>
      <w:r w:rsidRPr="006366AD">
        <w:br/>
        <w:t xml:space="preserve">State transitions are </w:t>
      </w:r>
      <w:r w:rsidRPr="006366AD">
        <w:rPr>
          <w:b/>
          <w:bCs/>
        </w:rPr>
        <w:t>stochastic rather than deterministic</w:t>
      </w:r>
      <w:r w:rsidRPr="006366AD">
        <w:t xml:space="preserve">. With a certain probability, the agent may </w:t>
      </w:r>
      <w:r w:rsidRPr="006366AD">
        <w:rPr>
          <w:i/>
          <w:iCs/>
        </w:rPr>
        <w:t>slip</w:t>
      </w:r>
      <w:r w:rsidRPr="006366AD">
        <w:t xml:space="preserve"> into </w:t>
      </w:r>
      <w:r w:rsidR="00B8719D">
        <w:t>an unintended adjacent state</w:t>
      </w:r>
      <w:r w:rsidRPr="006366AD">
        <w:t xml:space="preserve"> instead of moving in the chosen direction. This introduces probabilistic uncertainty into the environment and prevents the agent from relying on fixed deterministic action sequences. As a result, policies must be robust to transition noise rather than optimized strictly for ideal conditions.</w:t>
      </w:r>
    </w:p>
    <w:p w14:paraId="15616421" w14:textId="08B2C4C5" w:rsidR="006366AD" w:rsidRDefault="006366AD" w:rsidP="0035229D">
      <w:pPr>
        <w:pStyle w:val="NormalBPBHEB"/>
        <w:divId w:val="1890531493"/>
      </w:pPr>
      <w:r w:rsidRPr="006366AD">
        <w:t xml:space="preserve">Together, these components create a learning environment that is </w:t>
      </w:r>
      <w:r w:rsidR="00B8719D">
        <w:rPr>
          <w:b/>
          <w:bCs/>
        </w:rPr>
        <w:t>small-scale</w:t>
      </w:r>
      <w:r w:rsidRPr="006366AD">
        <w:rPr>
          <w:b/>
          <w:bCs/>
        </w:rPr>
        <w:t xml:space="preserve"> but rich in reinforcement-learning complexity</w:t>
      </w:r>
      <w:r w:rsidRPr="006366AD">
        <w:t xml:space="preserve">. The agent must learn to navigate uncertainty, delayed reward, and accidental failure while constructing stable state–action value estimates. This makes </w:t>
      </w:r>
      <w:proofErr w:type="spellStart"/>
      <w:r w:rsidRPr="006366AD">
        <w:t>FrozenLake</w:t>
      </w:r>
      <w:proofErr w:type="spellEnd"/>
      <w:r w:rsidRPr="006366AD">
        <w:t xml:space="preserve"> an ideal microcosm for understanding how model-free algorithms such as Q-learning converge under stochastic dynamics.</w:t>
      </w:r>
    </w:p>
    <w:p w14:paraId="6DBB2574" w14:textId="77777777" w:rsidR="0035229D" w:rsidRDefault="0035229D" w:rsidP="0035229D">
      <w:pPr>
        <w:pStyle w:val="NormalBPBHEB"/>
        <w:divId w:val="1890531493"/>
      </w:pPr>
    </w:p>
    <w:p w14:paraId="538AF4C6" w14:textId="47D5AE94" w:rsidR="00641686" w:rsidRPr="00641686" w:rsidRDefault="00641686" w:rsidP="0035229D">
      <w:pPr>
        <w:pStyle w:val="Heading3BPBHEB"/>
      </w:pPr>
      <w:r w:rsidRPr="00641686">
        <w:t xml:space="preserve">Code </w:t>
      </w:r>
      <w:r w:rsidR="0035229D">
        <w:t>e</w:t>
      </w:r>
      <w:r w:rsidRPr="00641686">
        <w:t>xample: Simple Q-</w:t>
      </w:r>
      <w:r w:rsidR="0035229D">
        <w:t>l</w:t>
      </w:r>
      <w:r w:rsidRPr="00641686">
        <w:t>earning</w:t>
      </w:r>
    </w:p>
    <w:p w14:paraId="14DD317D" w14:textId="2C5EFEF8" w:rsidR="00641686" w:rsidRDefault="00641686" w:rsidP="0035229D">
      <w:pPr>
        <w:pStyle w:val="NormalBPBHEB"/>
      </w:pPr>
      <w:r w:rsidRPr="00641686">
        <w:t xml:space="preserve">The following example </w:t>
      </w:r>
      <w:r w:rsidR="007236E9" w:rsidRPr="00641686">
        <w:t>proves</w:t>
      </w:r>
      <w:r w:rsidRPr="00641686">
        <w:t xml:space="preserve"> basic Q-learning in OpenAI Gym’s </w:t>
      </w:r>
      <w:proofErr w:type="spellStart"/>
      <w:r w:rsidRPr="0035229D">
        <w:rPr>
          <w:rStyle w:val="CodeinTextBPBHEBChar"/>
        </w:rPr>
        <w:t>FrozenLake</w:t>
      </w:r>
      <w:proofErr w:type="spellEnd"/>
      <w:r w:rsidRPr="00641686">
        <w:t xml:space="preserve"> environment:</w:t>
      </w:r>
    </w:p>
    <w:p w14:paraId="0345AE0F" w14:textId="72902EED" w:rsidR="00057C69" w:rsidRPr="0035229D" w:rsidRDefault="001D668B" w:rsidP="00B94733">
      <w:pPr>
        <w:pStyle w:val="SC-Source"/>
      </w:pPr>
      <w:r>
        <w:t>```python</w:t>
      </w:r>
    </w:p>
    <w:p w14:paraId="04C04EEC" w14:textId="77777777" w:rsidR="00641686" w:rsidRPr="0035229D" w:rsidRDefault="00641686" w:rsidP="00B94733">
      <w:pPr>
        <w:pStyle w:val="SC-Source"/>
      </w:pPr>
      <w:r w:rsidRPr="0035229D">
        <w:t>import gym</w:t>
      </w:r>
    </w:p>
    <w:p w14:paraId="60A06449" w14:textId="77777777" w:rsidR="00641686" w:rsidRPr="0035229D" w:rsidRDefault="4AD6C8B7" w:rsidP="00B94733">
      <w:pPr>
        <w:pStyle w:val="SC-Source"/>
      </w:pPr>
      <w:r w:rsidRPr="0035229D">
        <w:t xml:space="preserve">import </w:t>
      </w:r>
      <w:proofErr w:type="spellStart"/>
      <w:r w:rsidRPr="0035229D">
        <w:t>numpy</w:t>
      </w:r>
      <w:proofErr w:type="spellEnd"/>
      <w:r w:rsidRPr="0035229D">
        <w:t xml:space="preserve"> as np</w:t>
      </w:r>
    </w:p>
    <w:p w14:paraId="04343956" w14:textId="77777777" w:rsidR="00641686" w:rsidRPr="0035229D" w:rsidRDefault="00641686" w:rsidP="00B94733">
      <w:pPr>
        <w:pStyle w:val="SC-Source"/>
      </w:pPr>
    </w:p>
    <w:p w14:paraId="62885289" w14:textId="77777777" w:rsidR="00641686" w:rsidRPr="0035229D" w:rsidRDefault="00641686" w:rsidP="00B94733">
      <w:pPr>
        <w:pStyle w:val="SC-Source"/>
      </w:pPr>
      <w:r w:rsidRPr="0035229D">
        <w:t># Initialize environment and Q-table</w:t>
      </w:r>
    </w:p>
    <w:p w14:paraId="22D337C0" w14:textId="77777777" w:rsidR="00641686" w:rsidRPr="0035229D" w:rsidRDefault="4AD6C8B7" w:rsidP="00B94733">
      <w:pPr>
        <w:pStyle w:val="SC-Source"/>
      </w:pPr>
      <w:r w:rsidRPr="0035229D">
        <w:t xml:space="preserve">env = </w:t>
      </w:r>
      <w:proofErr w:type="spellStart"/>
      <w:r w:rsidRPr="0035229D">
        <w:t>gym.make</w:t>
      </w:r>
      <w:proofErr w:type="spellEnd"/>
      <w:r w:rsidRPr="0035229D">
        <w:t>('FrozenLake-v1')</w:t>
      </w:r>
    </w:p>
    <w:p w14:paraId="1C0E7C65" w14:textId="77777777" w:rsidR="00641686" w:rsidRPr="0035229D" w:rsidRDefault="4AD6C8B7" w:rsidP="00B94733">
      <w:pPr>
        <w:pStyle w:val="SC-Source"/>
      </w:pPr>
      <w:proofErr w:type="spellStart"/>
      <w:r w:rsidRPr="0035229D">
        <w:t>q_table</w:t>
      </w:r>
      <w:proofErr w:type="spellEnd"/>
      <w:r w:rsidRPr="0035229D">
        <w:t xml:space="preserve"> = </w:t>
      </w:r>
      <w:proofErr w:type="spellStart"/>
      <w:r w:rsidRPr="0035229D">
        <w:t>np.zeros</w:t>
      </w:r>
      <w:proofErr w:type="spellEnd"/>
      <w:r w:rsidRPr="0035229D">
        <w:t>([</w:t>
      </w:r>
      <w:proofErr w:type="spellStart"/>
      <w:r w:rsidRPr="0035229D">
        <w:t>env.observation_space.n</w:t>
      </w:r>
      <w:proofErr w:type="spellEnd"/>
      <w:r w:rsidRPr="0035229D">
        <w:t xml:space="preserve">, </w:t>
      </w:r>
      <w:proofErr w:type="spellStart"/>
      <w:r w:rsidRPr="0035229D">
        <w:t>env.action_space.n</w:t>
      </w:r>
      <w:proofErr w:type="spellEnd"/>
      <w:r w:rsidRPr="0035229D">
        <w:t>])</w:t>
      </w:r>
    </w:p>
    <w:p w14:paraId="72C6F8A5" w14:textId="77777777" w:rsidR="00641686" w:rsidRPr="0035229D" w:rsidRDefault="00641686" w:rsidP="00B94733">
      <w:pPr>
        <w:pStyle w:val="SC-Source"/>
      </w:pPr>
    </w:p>
    <w:p w14:paraId="563DB67F" w14:textId="77777777" w:rsidR="00641686" w:rsidRPr="0035229D" w:rsidRDefault="00641686" w:rsidP="00B94733">
      <w:pPr>
        <w:pStyle w:val="SC-Source"/>
      </w:pPr>
      <w:r w:rsidRPr="0035229D">
        <w:t># Define parameters</w:t>
      </w:r>
    </w:p>
    <w:p w14:paraId="188EF6FD" w14:textId="77777777" w:rsidR="00641686" w:rsidRPr="0035229D" w:rsidRDefault="4AD6C8B7" w:rsidP="00B94733">
      <w:pPr>
        <w:pStyle w:val="SC-Source"/>
      </w:pPr>
      <w:proofErr w:type="spellStart"/>
      <w:r w:rsidRPr="0035229D">
        <w:t>learning_rate</w:t>
      </w:r>
      <w:proofErr w:type="spellEnd"/>
      <w:r w:rsidRPr="0035229D">
        <w:t xml:space="preserve"> = 0.8</w:t>
      </w:r>
    </w:p>
    <w:p w14:paraId="3FA5FB03" w14:textId="77777777" w:rsidR="00641686" w:rsidRPr="0035229D" w:rsidRDefault="4AD6C8B7" w:rsidP="00B94733">
      <w:pPr>
        <w:pStyle w:val="SC-Source"/>
      </w:pPr>
      <w:proofErr w:type="spellStart"/>
      <w:r w:rsidRPr="0035229D">
        <w:t>discount_factor</w:t>
      </w:r>
      <w:proofErr w:type="spellEnd"/>
      <w:r w:rsidRPr="0035229D">
        <w:t xml:space="preserve"> = 0.95</w:t>
      </w:r>
    </w:p>
    <w:p w14:paraId="5D9B7748" w14:textId="77777777" w:rsidR="00641686" w:rsidRPr="0035229D" w:rsidRDefault="4AD6C8B7" w:rsidP="00B94733">
      <w:pPr>
        <w:pStyle w:val="SC-Source"/>
      </w:pPr>
      <w:proofErr w:type="spellStart"/>
      <w:r w:rsidRPr="0035229D">
        <w:t>num_episodes</w:t>
      </w:r>
      <w:proofErr w:type="spellEnd"/>
      <w:r w:rsidRPr="0035229D">
        <w:t xml:space="preserve"> = 1000</w:t>
      </w:r>
    </w:p>
    <w:p w14:paraId="303BF327" w14:textId="77777777" w:rsidR="00641686" w:rsidRPr="0035229D" w:rsidRDefault="00641686" w:rsidP="00B94733">
      <w:pPr>
        <w:pStyle w:val="SC-Source"/>
      </w:pPr>
    </w:p>
    <w:p w14:paraId="06EBEB86" w14:textId="77777777" w:rsidR="00641686" w:rsidRPr="0035229D" w:rsidRDefault="00641686" w:rsidP="00B94733">
      <w:pPr>
        <w:pStyle w:val="SC-Source"/>
      </w:pPr>
      <w:r w:rsidRPr="0035229D">
        <w:t># Training loop</w:t>
      </w:r>
    </w:p>
    <w:p w14:paraId="23B72AAE" w14:textId="77777777" w:rsidR="00641686" w:rsidRPr="0035229D" w:rsidRDefault="4AD6C8B7" w:rsidP="00B94733">
      <w:pPr>
        <w:pStyle w:val="SC-Source"/>
      </w:pPr>
      <w:r w:rsidRPr="0035229D">
        <w:t>for episode in range(</w:t>
      </w:r>
      <w:proofErr w:type="spellStart"/>
      <w:r w:rsidRPr="0035229D">
        <w:t>num_episodes</w:t>
      </w:r>
      <w:proofErr w:type="spellEnd"/>
      <w:r w:rsidRPr="0035229D">
        <w:t>):</w:t>
      </w:r>
    </w:p>
    <w:p w14:paraId="44ED1520" w14:textId="77777777" w:rsidR="00641686" w:rsidRPr="0035229D" w:rsidRDefault="4AD6C8B7" w:rsidP="00B94733">
      <w:pPr>
        <w:pStyle w:val="SC-Source"/>
      </w:pPr>
      <w:r w:rsidRPr="0035229D">
        <w:t xml:space="preserve">    state = </w:t>
      </w:r>
      <w:proofErr w:type="spellStart"/>
      <w:r w:rsidRPr="0035229D">
        <w:t>env.reset</w:t>
      </w:r>
      <w:proofErr w:type="spellEnd"/>
      <w:r w:rsidRPr="0035229D">
        <w:t>()</w:t>
      </w:r>
    </w:p>
    <w:p w14:paraId="56504424" w14:textId="77777777" w:rsidR="00641686" w:rsidRPr="0035229D" w:rsidRDefault="00641686" w:rsidP="00B94733">
      <w:pPr>
        <w:pStyle w:val="SC-Source"/>
      </w:pPr>
      <w:r w:rsidRPr="0035229D">
        <w:t xml:space="preserve">    done = False</w:t>
      </w:r>
    </w:p>
    <w:p w14:paraId="6052F8E9" w14:textId="77777777" w:rsidR="00641686" w:rsidRPr="0035229D" w:rsidRDefault="00641686" w:rsidP="00B94733">
      <w:pPr>
        <w:pStyle w:val="SC-Source"/>
      </w:pPr>
      <w:r w:rsidRPr="0035229D">
        <w:t xml:space="preserve">    while not done:</w:t>
      </w:r>
    </w:p>
    <w:p w14:paraId="6A23E8B2" w14:textId="77777777" w:rsidR="00641686" w:rsidRPr="0035229D" w:rsidRDefault="4AD6C8B7" w:rsidP="00B94733">
      <w:pPr>
        <w:pStyle w:val="SC-Source"/>
      </w:pPr>
      <w:r w:rsidRPr="0035229D">
        <w:t xml:space="preserve">        action = </w:t>
      </w:r>
      <w:proofErr w:type="spellStart"/>
      <w:r w:rsidRPr="0035229D">
        <w:t>np.argmax</w:t>
      </w:r>
      <w:proofErr w:type="spellEnd"/>
      <w:r w:rsidRPr="0035229D">
        <w:t>(</w:t>
      </w:r>
      <w:proofErr w:type="spellStart"/>
      <w:r w:rsidRPr="0035229D">
        <w:t>q_table</w:t>
      </w:r>
      <w:proofErr w:type="spellEnd"/>
      <w:r w:rsidRPr="0035229D">
        <w:t xml:space="preserve">[state, :] + </w:t>
      </w:r>
      <w:proofErr w:type="spellStart"/>
      <w:r w:rsidRPr="0035229D">
        <w:t>np.random.randn</w:t>
      </w:r>
      <w:proofErr w:type="spellEnd"/>
      <w:r w:rsidRPr="0035229D">
        <w:t xml:space="preserve">(1, </w:t>
      </w:r>
      <w:proofErr w:type="spellStart"/>
      <w:r w:rsidRPr="0035229D">
        <w:t>env.action_space.n</w:t>
      </w:r>
      <w:proofErr w:type="spellEnd"/>
      <w:r w:rsidRPr="0035229D">
        <w:t>) * (1.0 / (episode + 1)))</w:t>
      </w:r>
    </w:p>
    <w:p w14:paraId="7EA2DDA3" w14:textId="77777777" w:rsidR="00641686" w:rsidRPr="0035229D" w:rsidRDefault="4AD6C8B7" w:rsidP="00B94733">
      <w:pPr>
        <w:pStyle w:val="SC-Source"/>
      </w:pPr>
      <w:r w:rsidRPr="0035229D">
        <w:t xml:space="preserve">        </w:t>
      </w:r>
      <w:proofErr w:type="spellStart"/>
      <w:r w:rsidRPr="0035229D">
        <w:t>new_state</w:t>
      </w:r>
      <w:proofErr w:type="spellEnd"/>
      <w:r w:rsidRPr="0035229D">
        <w:t xml:space="preserve">, reward, done, _ = </w:t>
      </w:r>
      <w:proofErr w:type="spellStart"/>
      <w:r w:rsidRPr="0035229D">
        <w:t>env.step</w:t>
      </w:r>
      <w:proofErr w:type="spellEnd"/>
      <w:r w:rsidRPr="0035229D">
        <w:t>(action)</w:t>
      </w:r>
    </w:p>
    <w:p w14:paraId="491DA269" w14:textId="77777777" w:rsidR="00641686" w:rsidRPr="0035229D" w:rsidRDefault="4AD6C8B7" w:rsidP="00B94733">
      <w:pPr>
        <w:pStyle w:val="SC-Source"/>
      </w:pPr>
      <w:r w:rsidRPr="0035229D">
        <w:t xml:space="preserve">        </w:t>
      </w:r>
      <w:proofErr w:type="spellStart"/>
      <w:r w:rsidRPr="0035229D">
        <w:t>q_table</w:t>
      </w:r>
      <w:proofErr w:type="spellEnd"/>
      <w:r w:rsidRPr="0035229D">
        <w:t xml:space="preserve">[state, action] += </w:t>
      </w:r>
      <w:proofErr w:type="spellStart"/>
      <w:r w:rsidRPr="0035229D">
        <w:t>learning_rate</w:t>
      </w:r>
      <w:proofErr w:type="spellEnd"/>
      <w:r w:rsidRPr="0035229D">
        <w:t xml:space="preserve"> * (</w:t>
      </w:r>
    </w:p>
    <w:p w14:paraId="10EC7B13" w14:textId="77777777" w:rsidR="00641686" w:rsidRPr="0035229D" w:rsidRDefault="4AD6C8B7" w:rsidP="00B94733">
      <w:pPr>
        <w:pStyle w:val="SC-Source"/>
      </w:pPr>
      <w:r w:rsidRPr="0035229D">
        <w:t xml:space="preserve">            reward + </w:t>
      </w:r>
      <w:proofErr w:type="spellStart"/>
      <w:r w:rsidRPr="0035229D">
        <w:t>discount_factor</w:t>
      </w:r>
      <w:proofErr w:type="spellEnd"/>
      <w:r w:rsidRPr="0035229D">
        <w:t xml:space="preserve"> * </w:t>
      </w:r>
      <w:proofErr w:type="spellStart"/>
      <w:r w:rsidRPr="0035229D">
        <w:t>np.max</w:t>
      </w:r>
      <w:proofErr w:type="spellEnd"/>
      <w:r w:rsidRPr="0035229D">
        <w:t>(</w:t>
      </w:r>
      <w:proofErr w:type="spellStart"/>
      <w:r w:rsidRPr="0035229D">
        <w:t>q_table</w:t>
      </w:r>
      <w:proofErr w:type="spellEnd"/>
      <w:r w:rsidRPr="0035229D">
        <w:t>[</w:t>
      </w:r>
      <w:proofErr w:type="spellStart"/>
      <w:r w:rsidRPr="0035229D">
        <w:t>new_state</w:t>
      </w:r>
      <w:proofErr w:type="spellEnd"/>
      <w:r w:rsidRPr="0035229D">
        <w:t xml:space="preserve">, :]) - </w:t>
      </w:r>
      <w:proofErr w:type="spellStart"/>
      <w:r w:rsidRPr="0035229D">
        <w:t>q_table</w:t>
      </w:r>
      <w:proofErr w:type="spellEnd"/>
      <w:r w:rsidRPr="0035229D">
        <w:t>[state, action]</w:t>
      </w:r>
    </w:p>
    <w:p w14:paraId="5B3A5514" w14:textId="77777777" w:rsidR="00641686" w:rsidRPr="0035229D" w:rsidRDefault="00641686" w:rsidP="00B94733">
      <w:pPr>
        <w:pStyle w:val="SC-Source"/>
      </w:pPr>
      <w:r w:rsidRPr="0035229D">
        <w:t xml:space="preserve">        )</w:t>
      </w:r>
    </w:p>
    <w:p w14:paraId="67DEBD8D" w14:textId="77777777" w:rsidR="00641686" w:rsidRPr="0035229D" w:rsidRDefault="4AD6C8B7" w:rsidP="00B94733">
      <w:pPr>
        <w:pStyle w:val="SC-Source"/>
      </w:pPr>
      <w:r w:rsidRPr="0035229D">
        <w:t xml:space="preserve">        state = </w:t>
      </w:r>
      <w:proofErr w:type="spellStart"/>
      <w:r w:rsidRPr="0035229D">
        <w:t>new_state</w:t>
      </w:r>
      <w:proofErr w:type="spellEnd"/>
    </w:p>
    <w:p w14:paraId="315032A8" w14:textId="7130FCE8" w:rsidR="00057C69" w:rsidRPr="0035229D" w:rsidRDefault="00057C69" w:rsidP="00B94733">
      <w:pPr>
        <w:pStyle w:val="SC-Source"/>
      </w:pPr>
      <w:r w:rsidRPr="0035229D">
        <w:t>`</w:t>
      </w:r>
      <w:r w:rsidR="001D668B">
        <w:t>``</w:t>
      </w:r>
    </w:p>
    <w:p w14:paraId="671AA988" w14:textId="46CB729B" w:rsidR="00641686" w:rsidRDefault="007A56D8" w:rsidP="0035229D">
      <w:pPr>
        <w:pStyle w:val="NormalBPBHEB"/>
      </w:pPr>
      <w:r>
        <w:t xml:space="preserve">This example illustrates the core elements of model-free learning. The Q-table </w:t>
      </w:r>
      <w:r w:rsidR="00E32EAC">
        <w:t xml:space="preserve">stores the values of state-action pairs, which the agent updates repeatedly based on </w:t>
      </w:r>
      <w:r w:rsidR="009B341B">
        <w:t>rewards and transitions it experiences</w:t>
      </w:r>
      <w:r>
        <w:t>. Over time, the agent improves its policy by refining its choices through continuous interaction with the environment.</w:t>
      </w:r>
    </w:p>
    <w:p w14:paraId="0375C4F4" w14:textId="77777777" w:rsidR="0035229D" w:rsidRDefault="0035229D" w:rsidP="0035229D">
      <w:pPr>
        <w:pStyle w:val="NormalBPBHEB"/>
      </w:pPr>
    </w:p>
    <w:p w14:paraId="4B8CB371" w14:textId="258C0F0D" w:rsidR="00D06393" w:rsidRDefault="00D06393" w:rsidP="00AF2E3E">
      <w:pPr>
        <w:pStyle w:val="Heading1BPBHEB"/>
        <w:divId w:val="665550370"/>
        <w:rPr>
          <w:sz w:val="27"/>
          <w:szCs w:val="27"/>
        </w:rPr>
      </w:pPr>
      <w:r>
        <w:t xml:space="preserve">DeepMind’s </w:t>
      </w:r>
      <w:r w:rsidR="0035229D">
        <w:t>a</w:t>
      </w:r>
      <w:r>
        <w:t xml:space="preserve">dvancements in </w:t>
      </w:r>
      <w:r w:rsidR="0035229D">
        <w:t>d</w:t>
      </w:r>
      <w:r>
        <w:t xml:space="preserve">eep </w:t>
      </w:r>
      <w:r w:rsidR="0035229D">
        <w:t>r</w:t>
      </w:r>
      <w:r>
        <w:t xml:space="preserve">einforcement </w:t>
      </w:r>
      <w:r w:rsidR="0035229D">
        <w:t>l</w:t>
      </w:r>
      <w:r>
        <w:t>earning</w:t>
      </w:r>
    </w:p>
    <w:p w14:paraId="0CA8748E" w14:textId="3AA96A12" w:rsidR="001A1B43" w:rsidRPr="001A1B43" w:rsidRDefault="001A1B43" w:rsidP="001A1B43">
      <w:pPr>
        <w:pStyle w:val="NormalBPBHEB"/>
        <w:divId w:val="665550370"/>
      </w:pPr>
      <w:r w:rsidRPr="001A1B43">
        <w:t xml:space="preserve">Deep reinforcement learning has undergone a profound transformation over the past decade, driven in large part by a </w:t>
      </w:r>
      <w:r w:rsidR="0055414C">
        <w:t>series of foundational breakthroughs from</w:t>
      </w:r>
      <w:r w:rsidRPr="001A1B43">
        <w:t xml:space="preserve"> DeepMind. Beginning with the Deep Q-Network (DQN) and evolving through architectures such as AlphaGo, AlphaZero, and </w:t>
      </w:r>
      <w:proofErr w:type="spellStart"/>
      <w:r w:rsidRPr="001A1B43">
        <w:t>MuZero</w:t>
      </w:r>
      <w:proofErr w:type="spellEnd"/>
      <w:r w:rsidRPr="001A1B43">
        <w:t>, DeepMind has repeatedly demonstrated that reinforcement learning systems can attain</w:t>
      </w:r>
      <w:r w:rsidR="004C5A83">
        <w:t xml:space="preserve">, </w:t>
      </w:r>
      <w:r w:rsidRPr="001A1B43">
        <w:t>and in some cases surpass</w:t>
      </w:r>
      <w:r w:rsidR="004C5A83">
        <w:t xml:space="preserve">, </w:t>
      </w:r>
      <w:r w:rsidRPr="001A1B43">
        <w:t>human-level performance across environments characterized by high-dimensional perception, long-horizon planning, and strategic complexity. These advances have not only reshaped the technical foundations of reinforcement learning but have also redefined the global research agenda for artificial intelligence.</w:t>
      </w:r>
    </w:p>
    <w:p w14:paraId="6FCCDD39" w14:textId="34A33998" w:rsidR="00D06393" w:rsidRDefault="001A1B43" w:rsidP="00A57EC6">
      <w:pPr>
        <w:pStyle w:val="NormalBPBHEB"/>
        <w:divId w:val="665550370"/>
      </w:pPr>
      <w:r w:rsidRPr="001A1B43">
        <w:t xml:space="preserve">Unlike earlier reinforcement-learning systems constrained to low-dimensional control tasks, DeepMind’s work established that </w:t>
      </w:r>
      <w:r w:rsidRPr="001A1B43">
        <w:rPr>
          <w:b/>
          <w:bCs/>
        </w:rPr>
        <w:t>deep neural representations</w:t>
      </w:r>
      <w:r w:rsidR="0055414C">
        <w:rPr>
          <w:b/>
          <w:bCs/>
        </w:rPr>
        <w:t>, combined with value-based and policy-based optimization, can scale to raw sensory input, delayed rewards, and adversarial interactions</w:t>
      </w:r>
      <w:r w:rsidRPr="001A1B43">
        <w:t>. This shift enabled reinforcement learning to transition from a theoretical subfield into a central paradigm for building general-purpose decision-making systems with real-world transfer potential.</w:t>
      </w:r>
    </w:p>
    <w:p w14:paraId="6C397FAE" w14:textId="77777777" w:rsidR="00A57EC6" w:rsidRDefault="00A57EC6" w:rsidP="00A57EC6">
      <w:pPr>
        <w:pStyle w:val="NormalBPBHEB"/>
        <w:divId w:val="665550370"/>
      </w:pPr>
    </w:p>
    <w:p w14:paraId="214FD87B" w14:textId="42F92745" w:rsidR="00D06393" w:rsidRDefault="00D06393" w:rsidP="00A57EC6">
      <w:pPr>
        <w:pStyle w:val="Heading3BPBHEB"/>
        <w:divId w:val="665550370"/>
      </w:pPr>
      <w:r>
        <w:t xml:space="preserve">Key </w:t>
      </w:r>
      <w:r w:rsidR="00A57EC6">
        <w:t>c</w:t>
      </w:r>
      <w:r>
        <w:t>ontributions</w:t>
      </w:r>
    </w:p>
    <w:p w14:paraId="0F30BB6E" w14:textId="0875617D" w:rsidR="00D06393" w:rsidRDefault="007A56D8" w:rsidP="00A57EC6">
      <w:pPr>
        <w:pStyle w:val="NormalBPBHEB"/>
        <w:divId w:val="665550370"/>
      </w:pPr>
      <w:r>
        <w:t>DeepMind's advancements have established new benchmarks in reinforcement learning, impacting both academic research and practical applications. These contributions showcase innovative solutions for tackling complex challenges across diverse fields.</w:t>
      </w:r>
    </w:p>
    <w:p w14:paraId="2325002A" w14:textId="77777777" w:rsidR="00A57EC6" w:rsidRDefault="00A57EC6" w:rsidP="00A57EC6">
      <w:pPr>
        <w:pStyle w:val="NormalBPBHEB"/>
        <w:divId w:val="665550370"/>
      </w:pPr>
    </w:p>
    <w:p w14:paraId="38848385" w14:textId="79A3471C" w:rsidR="00D06393" w:rsidRDefault="00D06393" w:rsidP="00A57EC6">
      <w:pPr>
        <w:pStyle w:val="Heading3BPBHEB"/>
        <w:divId w:val="665550370"/>
      </w:pPr>
      <w:r>
        <w:t>Deep Q-Networks</w:t>
      </w:r>
    </w:p>
    <w:p w14:paraId="21495399" w14:textId="105711D4" w:rsidR="008D56BF" w:rsidRPr="008D56BF" w:rsidRDefault="008D56BF" w:rsidP="008D56BF">
      <w:pPr>
        <w:pStyle w:val="NormalBPBHEB"/>
        <w:divId w:val="665550370"/>
      </w:pPr>
      <w:r w:rsidRPr="008D56BF">
        <w:t>DeepMind’s contributions have consistently established new empirical and theoretical benchmarks in reinforcement learning, influencing both academic research and industrial deployment. These innovations addressed persistent limitations in stability, sample efficiency, generalization, and long-horizon credit assignment</w:t>
      </w:r>
      <w:r w:rsidR="004C5A83">
        <w:t xml:space="preserve">, </w:t>
      </w:r>
      <w:r w:rsidRPr="008D56BF">
        <w:t>challenges that had previously restricted reinforcement learning to narrow experimental settings.</w:t>
      </w:r>
    </w:p>
    <w:p w14:paraId="4EB6606E" w14:textId="371555DD" w:rsidR="00D06393" w:rsidRDefault="008D56BF" w:rsidP="00A57EC6">
      <w:pPr>
        <w:pStyle w:val="NormalBPBHEB"/>
        <w:divId w:val="665550370"/>
      </w:pPr>
      <w:r w:rsidRPr="008D56BF">
        <w:t xml:space="preserve">Collectively, these advances demonstrated that </w:t>
      </w:r>
      <w:r w:rsidRPr="008D56BF">
        <w:rPr>
          <w:b/>
          <w:bCs/>
        </w:rPr>
        <w:t>learning directly from perception</w:t>
      </w:r>
      <w:r w:rsidRPr="008D56BF">
        <w:t xml:space="preserve">, </w:t>
      </w:r>
      <w:r w:rsidRPr="008D56BF">
        <w:rPr>
          <w:b/>
          <w:bCs/>
        </w:rPr>
        <w:t>planning under uncertainty</w:t>
      </w:r>
      <w:r w:rsidRPr="008D56BF">
        <w:t xml:space="preserve">, and </w:t>
      </w:r>
      <w:r w:rsidRPr="008D56BF">
        <w:rPr>
          <w:b/>
          <w:bCs/>
        </w:rPr>
        <w:t>optimizing over extended time horizons</w:t>
      </w:r>
      <w:r w:rsidRPr="008D56BF">
        <w:t xml:space="preserve"> could be unified within scalable deep learning architectures. The most influential of these milestones </w:t>
      </w:r>
      <w:r w:rsidR="0055414C">
        <w:t>is</w:t>
      </w:r>
      <w:r w:rsidR="0055414C" w:rsidRPr="008D56BF">
        <w:t xml:space="preserve"> </w:t>
      </w:r>
      <w:r w:rsidRPr="008D56BF">
        <w:t>embodied in DQN and its subsequent extensions.</w:t>
      </w:r>
    </w:p>
    <w:p w14:paraId="26B9A178" w14:textId="77777777" w:rsidR="00A57EC6" w:rsidRDefault="00A57EC6" w:rsidP="00A57EC6">
      <w:pPr>
        <w:pStyle w:val="NormalBPBHEB"/>
        <w:divId w:val="665550370"/>
      </w:pPr>
    </w:p>
    <w:p w14:paraId="0FB87273" w14:textId="12C2B34D" w:rsidR="00520CF2" w:rsidRDefault="00520CF2" w:rsidP="00A57EC6">
      <w:pPr>
        <w:pStyle w:val="Heading3BPBHEB"/>
        <w:divId w:val="665550370"/>
      </w:pPr>
      <w:r w:rsidRPr="00520CF2">
        <w:t>Deep Q-Networks (DQN)</w:t>
      </w:r>
    </w:p>
    <w:p w14:paraId="1BFBE4EF" w14:textId="6E745792" w:rsidR="00D14F9A" w:rsidRPr="00D14F9A" w:rsidRDefault="00D14F9A" w:rsidP="00D14F9A">
      <w:pPr>
        <w:pStyle w:val="NormalBPBHEB"/>
        <w:divId w:val="665550370"/>
      </w:pPr>
      <w:r w:rsidRPr="00D14F9A">
        <w:t xml:space="preserve">The Deep Q-Network (DQN), introduced by DeepMind in 2015, represented a decisive breakthrough in reinforcement learning by achieving </w:t>
      </w:r>
      <w:r w:rsidRPr="00D14F9A">
        <w:rPr>
          <w:b/>
          <w:bCs/>
        </w:rPr>
        <w:t>human-level performance across 49 Atari 2600 games using a single neural network architecture</w:t>
      </w:r>
      <w:r w:rsidRPr="00D14F9A">
        <w:t xml:space="preserve"> [10]. This result was unprecedented: a single algorithm learned to play a wide variety of visually and mechanically distinct games directly from raw pixel input, without access to handcrafted features or game-specific heuristics.</w:t>
      </w:r>
    </w:p>
    <w:p w14:paraId="298A712E" w14:textId="77777777" w:rsidR="00D14F9A" w:rsidRPr="00D14F9A" w:rsidRDefault="00D14F9A" w:rsidP="00D14F9A">
      <w:pPr>
        <w:pStyle w:val="NormalBPBHEB"/>
        <w:divId w:val="665550370"/>
      </w:pPr>
      <w:r w:rsidRPr="00D14F9A">
        <w:t>DQN integrates classical Q-learning with deep convolutional neural networks, enabling the approximation of the optimal action-value function</w:t>
      </w:r>
    </w:p>
    <w:p w14:paraId="3F24A8B5" w14:textId="79A69643" w:rsidR="00D14F9A" w:rsidRPr="00D14F9A" w:rsidRDefault="00F61CE0" w:rsidP="00D14F9A">
      <w:pPr>
        <w:pStyle w:val="NormalBPBHEB"/>
        <w:divId w:val="665550370"/>
      </w:pPr>
      <m:oMathPara>
        <m:oMath>
          <m:sSup>
            <m:sSupPr>
              <m:ctrlPr>
                <w:rPr>
                  <w:rFonts w:ascii="Cambria Math" w:hAnsi="Cambria Math"/>
                </w:rPr>
              </m:ctrlPr>
            </m:sSupPr>
            <m:e>
              <m:r>
                <w:rPr>
                  <w:rFonts w:ascii="Cambria Math" w:hAnsi="Cambria Math"/>
                </w:rPr>
                <m:t>Q</m:t>
              </m:r>
            </m:e>
            <m:sup>
              <m:r>
                <w:rPr>
                  <w:rFonts w:ascii="Cambria Math" w:hAnsi="Cambria Math"/>
                </w:rPr>
                <m:t>*</m:t>
              </m:r>
            </m:sup>
          </m:sSup>
          <m:r>
            <w:rPr>
              <w:rFonts w:ascii="Cambria Math" w:hAnsi="Cambria Math"/>
            </w:rPr>
            <m:t>(s,a)=</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π</m:t>
              </m:r>
            </m:lim>
          </m:limLow>
          <m:r>
            <m:rPr>
              <m:scr m:val="double-struck"/>
              <m:sty m:val="p"/>
            </m:rPr>
            <w:rPr>
              <w:rFonts w:ascii="Cambria Math" w:hAnsi="Cambria Math"/>
            </w:rPr>
            <m:t>E</m:t>
          </m:r>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=a</m:t>
              </m:r>
            </m:e>
          </m:d>
          <m:r>
            <m:rPr>
              <m:sty m:val="p"/>
            </m:rPr>
            <w:br/>
          </m:r>
        </m:oMath>
      </m:oMathPara>
    </w:p>
    <w:p w14:paraId="7C690E07" w14:textId="16636911" w:rsidR="00D14F9A" w:rsidRPr="00D14F9A" w:rsidRDefault="0055414C" w:rsidP="00D14F9A">
      <w:pPr>
        <w:pStyle w:val="NormalBPBHEB"/>
        <w:divId w:val="665550370"/>
      </w:pPr>
      <w:r>
        <w:t>In</w:t>
      </w:r>
      <w:r w:rsidRPr="00D14F9A">
        <w:t xml:space="preserve"> </w:t>
      </w:r>
      <w:r w:rsidR="00D14F9A" w:rsidRPr="00D14F9A">
        <w:t>continuous, high-dimensional state spaces. By mapping raw image frames directly to Q-values for each possible action, DQN established that reinforcement learning could operate at the scale and complexity previously reserved for supervised deep learning.</w:t>
      </w:r>
    </w:p>
    <w:p w14:paraId="654C206C" w14:textId="77777777" w:rsidR="00D14F9A" w:rsidRPr="00D14F9A" w:rsidRDefault="00D14F9A" w:rsidP="00D14F9A">
      <w:pPr>
        <w:pStyle w:val="NormalBPBHEB"/>
        <w:divId w:val="665550370"/>
      </w:pPr>
      <w:r w:rsidRPr="00D14F9A">
        <w:t xml:space="preserve">This achievement demonstrated, for the first time, that </w:t>
      </w:r>
      <w:r w:rsidRPr="00D14F9A">
        <w:rPr>
          <w:b/>
          <w:bCs/>
        </w:rPr>
        <w:t>general-purpose agents could learn sophisticated control and planning behaviors from unstructured sensory data alone</w:t>
      </w:r>
      <w:r w:rsidRPr="00D14F9A">
        <w:t>, establishing deep reinforcement learning as a viable pathway toward general artificial intelligence.</w:t>
      </w:r>
    </w:p>
    <w:p w14:paraId="613D053A" w14:textId="77777777" w:rsidR="00D14F9A" w:rsidRPr="00520CF2" w:rsidRDefault="00D14F9A" w:rsidP="00520CF2">
      <w:pPr>
        <w:pStyle w:val="Heading3BPBHEB"/>
        <w:divId w:val="665550370"/>
      </w:pPr>
      <w:r w:rsidRPr="00520CF2">
        <w:t>Innovations in DQN</w:t>
      </w:r>
    </w:p>
    <w:p w14:paraId="7CFE6B0B" w14:textId="78E2219B" w:rsidR="00D14F9A" w:rsidRPr="00D14F9A" w:rsidRDefault="00D14F9A" w:rsidP="00D14F9A">
      <w:pPr>
        <w:pStyle w:val="NormalBPBHEB"/>
        <w:divId w:val="665550370"/>
      </w:pPr>
      <w:r w:rsidRPr="00D14F9A">
        <w:t xml:space="preserve">The practical success of DQN depended on several critical architectural and algorithmic innovations </w:t>
      </w:r>
      <w:r w:rsidR="0055414C">
        <w:t>that addressed</w:t>
      </w:r>
      <w:r w:rsidRPr="00D14F9A">
        <w:t xml:space="preserve"> the intrinsic instability of value-based reinforcement learning under function approximation. Two mechanisms proved particularly decisive:</w:t>
      </w:r>
    </w:p>
    <w:p w14:paraId="6545741F" w14:textId="77777777" w:rsidR="00E00C0C" w:rsidRPr="00520CF2" w:rsidRDefault="00D14F9A" w:rsidP="007109D6">
      <w:pPr>
        <w:pStyle w:val="NormalBPBHEB"/>
        <w:numPr>
          <w:ilvl w:val="0"/>
          <w:numId w:val="19"/>
        </w:numPr>
        <w:divId w:val="665550370"/>
      </w:pPr>
      <w:r w:rsidRPr="00D14F9A">
        <w:rPr>
          <w:b/>
          <w:bCs/>
        </w:rPr>
        <w:t>Experience replay:</w:t>
      </w:r>
    </w:p>
    <w:p w14:paraId="475D7131" w14:textId="623047B1" w:rsidR="00D14F9A" w:rsidRPr="00D14F9A" w:rsidRDefault="00D14F9A" w:rsidP="00520CF2">
      <w:pPr>
        <w:pStyle w:val="NormalBPBHEB"/>
        <w:ind w:left="360"/>
        <w:divId w:val="665550370"/>
      </w:pPr>
      <w:r w:rsidRPr="00D14F9A">
        <w:t xml:space="preserve">Experience </w:t>
      </w:r>
      <w:proofErr w:type="gramStart"/>
      <w:r w:rsidRPr="00D14F9A">
        <w:t>replay</w:t>
      </w:r>
      <w:proofErr w:type="gramEnd"/>
      <w:r w:rsidRPr="00D14F9A">
        <w:t xml:space="preserve"> buffers store historical state–action–reward transitions and sample them uniformly at random during training. This breaks the strong temporal correlations present in online sequential data, improves data efficiency, reduces variance in gradient updates, and stabilizes convergence [10]. Experience </w:t>
      </w:r>
      <w:proofErr w:type="gramStart"/>
      <w:r w:rsidRPr="00D14F9A">
        <w:t>replay</w:t>
      </w:r>
      <w:proofErr w:type="gramEnd"/>
      <w:r w:rsidRPr="00D14F9A">
        <w:t xml:space="preserve"> also enables more effective reuse of rare but high-value experiences.</w:t>
      </w:r>
    </w:p>
    <w:p w14:paraId="18E54A66" w14:textId="77777777" w:rsidR="00E00C0C" w:rsidRPr="00520CF2" w:rsidRDefault="00D14F9A" w:rsidP="007109D6">
      <w:pPr>
        <w:pStyle w:val="NormalBPBHEB"/>
        <w:numPr>
          <w:ilvl w:val="0"/>
          <w:numId w:val="19"/>
        </w:numPr>
        <w:divId w:val="665550370"/>
      </w:pPr>
      <w:r w:rsidRPr="00D14F9A">
        <w:rPr>
          <w:b/>
          <w:bCs/>
        </w:rPr>
        <w:t>Target networks:</w:t>
      </w:r>
    </w:p>
    <w:p w14:paraId="66CC49BA" w14:textId="58B3F875" w:rsidR="00D14F9A" w:rsidRPr="00D14F9A" w:rsidRDefault="00D14F9A" w:rsidP="00520CF2">
      <w:pPr>
        <w:pStyle w:val="NormalBPBHEB"/>
        <w:ind w:left="360"/>
        <w:divId w:val="665550370"/>
      </w:pPr>
      <w:r w:rsidRPr="00D14F9A">
        <w:t xml:space="preserve">DQN introduces a secondary network whose parameters are periodically synchronized with the </w:t>
      </w:r>
      <w:r w:rsidR="0055414C">
        <w:t>leading</w:t>
      </w:r>
      <w:r w:rsidR="0055414C" w:rsidRPr="00D14F9A">
        <w:t xml:space="preserve"> </w:t>
      </w:r>
      <w:r w:rsidRPr="00D14F9A">
        <w:t>network and used exclusively for computing Q-learning targets. By decoupling action selection from target estimation, target networks prevent rapidly shifting Q-value targets, significantly reducing oscillations and divergence during training [10].</w:t>
      </w:r>
    </w:p>
    <w:p w14:paraId="6D2F63A0" w14:textId="4134DAA8" w:rsidR="00D06393" w:rsidRDefault="00D14F9A" w:rsidP="00D14F9A">
      <w:pPr>
        <w:pStyle w:val="NormalBPBHEB"/>
        <w:divId w:val="665550370"/>
      </w:pPr>
      <w:r w:rsidRPr="00D14F9A">
        <w:t xml:space="preserve">These innovations transformed Q-learning from a brittle tabular method into a </w:t>
      </w:r>
      <w:r w:rsidRPr="00D14F9A">
        <w:rPr>
          <w:b/>
          <w:bCs/>
        </w:rPr>
        <w:t>robust, scalable deep learning system</w:t>
      </w:r>
      <w:r w:rsidRPr="00D14F9A">
        <w:t xml:space="preserve"> capable of operating in high-dimensional perceptual environments. DQN’s success immediately catalyzed a global surge in deep reinforcement learning research and accelerated its application across robotics, healthcare, finance, and autonomous control.</w:t>
      </w:r>
    </w:p>
    <w:p w14:paraId="7B51CB99" w14:textId="77777777" w:rsidR="00A57EC6" w:rsidRDefault="00A57EC6" w:rsidP="00A57EC6">
      <w:pPr>
        <w:pStyle w:val="NormalBPBHEB"/>
        <w:divId w:val="665550370"/>
      </w:pPr>
    </w:p>
    <w:p w14:paraId="051B95DB" w14:textId="77777777" w:rsidR="00D06393" w:rsidRDefault="00D06393" w:rsidP="00A57EC6">
      <w:pPr>
        <w:pStyle w:val="Heading2BPBHEB"/>
        <w:divId w:val="665550370"/>
      </w:pPr>
      <w:r>
        <w:t>Rainbow DQN</w:t>
      </w:r>
    </w:p>
    <w:p w14:paraId="5308B8BE" w14:textId="6D97B01F" w:rsidR="00F12581" w:rsidRPr="00F12581" w:rsidRDefault="00F12581" w:rsidP="00F12581">
      <w:pPr>
        <w:pStyle w:val="NormalBPBHEB"/>
        <w:divId w:val="665550370"/>
      </w:pPr>
      <w:r w:rsidRPr="00F12581">
        <w:t xml:space="preserve">Building </w:t>
      </w:r>
      <w:r w:rsidR="0086382F">
        <w:t>on the foundational structure of DQN, Rainbow DQN unified multiple independent advances into a single integrated framework, creating</w:t>
      </w:r>
      <w:r w:rsidRPr="00F12581">
        <w:t xml:space="preserve"> a significantly more powerful value-based reinforcement-learning algorithm [11]. Introduced in 2017, Rainbow combines seven complementary improvements designed to address known weaknesses in the original DQN formulation:</w:t>
      </w:r>
    </w:p>
    <w:p w14:paraId="27A05C4D" w14:textId="77777777" w:rsidR="00F12581" w:rsidRPr="00F12581" w:rsidRDefault="00F12581" w:rsidP="007109D6">
      <w:pPr>
        <w:pStyle w:val="NormalBPBHEB"/>
        <w:numPr>
          <w:ilvl w:val="0"/>
          <w:numId w:val="20"/>
        </w:numPr>
        <w:divId w:val="665550370"/>
      </w:pPr>
      <w:r w:rsidRPr="00F12581">
        <w:rPr>
          <w:b/>
          <w:bCs/>
        </w:rPr>
        <w:t>Double Q-learning:</w:t>
      </w:r>
    </w:p>
    <w:p w14:paraId="10A43C40" w14:textId="3620CA01" w:rsidR="00F12581" w:rsidRPr="00F12581" w:rsidRDefault="00F12581" w:rsidP="00F12581">
      <w:pPr>
        <w:pStyle w:val="NormalBPBHEB"/>
        <w:ind w:left="720"/>
        <w:divId w:val="665550370"/>
      </w:pPr>
      <w:r w:rsidRPr="00F12581">
        <w:t>Mitigates overestimation bias by decoupling action selection and Q-value estimation.</w:t>
      </w:r>
    </w:p>
    <w:p w14:paraId="6ED533EE" w14:textId="77777777" w:rsidR="00F12581" w:rsidRPr="00F12581" w:rsidRDefault="00F12581" w:rsidP="007109D6">
      <w:pPr>
        <w:pStyle w:val="NormalBPBHEB"/>
        <w:numPr>
          <w:ilvl w:val="0"/>
          <w:numId w:val="20"/>
        </w:numPr>
        <w:divId w:val="665550370"/>
      </w:pPr>
      <w:r w:rsidRPr="00F12581">
        <w:rPr>
          <w:b/>
          <w:bCs/>
        </w:rPr>
        <w:t>Prioritized experience replay:</w:t>
      </w:r>
    </w:p>
    <w:p w14:paraId="07A813F5" w14:textId="56356499" w:rsidR="00F12581" w:rsidRPr="00F12581" w:rsidRDefault="00F12581" w:rsidP="00F12581">
      <w:pPr>
        <w:pStyle w:val="NormalBPBHEB"/>
        <w:ind w:left="720"/>
        <w:divId w:val="665550370"/>
      </w:pPr>
      <w:r w:rsidRPr="00F12581">
        <w:t>Replays the most informative transitions more frequently, accelerating convergence and improving sample efficiency.</w:t>
      </w:r>
    </w:p>
    <w:p w14:paraId="6289541A" w14:textId="77777777" w:rsidR="00F12581" w:rsidRPr="00F12581" w:rsidRDefault="00F12581" w:rsidP="007109D6">
      <w:pPr>
        <w:pStyle w:val="NormalBPBHEB"/>
        <w:numPr>
          <w:ilvl w:val="0"/>
          <w:numId w:val="20"/>
        </w:numPr>
        <w:divId w:val="665550370"/>
      </w:pPr>
      <w:r w:rsidRPr="00F12581">
        <w:rPr>
          <w:b/>
          <w:bCs/>
        </w:rPr>
        <w:t>Dueling network architecture:</w:t>
      </w:r>
    </w:p>
    <w:p w14:paraId="56125407" w14:textId="34641B5A" w:rsidR="00F12581" w:rsidRPr="00F12581" w:rsidRDefault="00F12581" w:rsidP="00F12581">
      <w:pPr>
        <w:pStyle w:val="NormalBPBHEB"/>
        <w:ind w:left="720"/>
        <w:divId w:val="665550370"/>
      </w:pPr>
      <w:r w:rsidRPr="00F12581">
        <w:t>Separates state-value estimation from action-advantage estimation, improving generalization across actions.</w:t>
      </w:r>
    </w:p>
    <w:p w14:paraId="2495AB3C" w14:textId="77777777" w:rsidR="00F12581" w:rsidRPr="00F12581" w:rsidRDefault="00F12581" w:rsidP="007109D6">
      <w:pPr>
        <w:pStyle w:val="NormalBPBHEB"/>
        <w:numPr>
          <w:ilvl w:val="0"/>
          <w:numId w:val="20"/>
        </w:numPr>
        <w:divId w:val="665550370"/>
      </w:pPr>
      <w:r w:rsidRPr="00F12581">
        <w:rPr>
          <w:b/>
          <w:bCs/>
        </w:rPr>
        <w:t>Multi-step learning:</w:t>
      </w:r>
    </w:p>
    <w:p w14:paraId="182E68F6" w14:textId="48357F32" w:rsidR="00F12581" w:rsidRPr="00F12581" w:rsidRDefault="00F12581" w:rsidP="00F12581">
      <w:pPr>
        <w:pStyle w:val="NormalBPBHEB"/>
        <w:ind w:left="720"/>
        <w:divId w:val="665550370"/>
      </w:pPr>
      <w:r w:rsidRPr="00F12581">
        <w:t>Incorporates n-step returns to propagate delayed rewards more effectively and enable long-horizon planning.</w:t>
      </w:r>
    </w:p>
    <w:p w14:paraId="11DA06AE" w14:textId="77777777" w:rsidR="00F12581" w:rsidRPr="00F12581" w:rsidRDefault="00F12581" w:rsidP="007109D6">
      <w:pPr>
        <w:pStyle w:val="NormalBPBHEB"/>
        <w:numPr>
          <w:ilvl w:val="0"/>
          <w:numId w:val="20"/>
        </w:numPr>
        <w:divId w:val="665550370"/>
      </w:pPr>
      <w:r w:rsidRPr="00F12581">
        <w:rPr>
          <w:b/>
          <w:bCs/>
        </w:rPr>
        <w:t>Distributional Q-learning:</w:t>
      </w:r>
    </w:p>
    <w:p w14:paraId="477D65BB" w14:textId="6C807068" w:rsidR="00F12581" w:rsidRPr="00F12581" w:rsidRDefault="00F12581" w:rsidP="00F12581">
      <w:pPr>
        <w:pStyle w:val="NormalBPBHEB"/>
        <w:ind w:left="720"/>
        <w:divId w:val="665550370"/>
      </w:pPr>
      <w:r w:rsidRPr="00F12581">
        <w:t>Models the full probability distribution of future returns rather than only their expectation, enriching value representation.</w:t>
      </w:r>
    </w:p>
    <w:p w14:paraId="77F5D077" w14:textId="77777777" w:rsidR="00F12581" w:rsidRPr="00F12581" w:rsidRDefault="00F12581" w:rsidP="007109D6">
      <w:pPr>
        <w:pStyle w:val="NormalBPBHEB"/>
        <w:numPr>
          <w:ilvl w:val="0"/>
          <w:numId w:val="20"/>
        </w:numPr>
        <w:divId w:val="665550370"/>
      </w:pPr>
      <w:r w:rsidRPr="00F12581">
        <w:rPr>
          <w:b/>
          <w:bCs/>
        </w:rPr>
        <w:t>Noisy networks:</w:t>
      </w:r>
    </w:p>
    <w:p w14:paraId="30B491E6" w14:textId="47660748" w:rsidR="00F12581" w:rsidRPr="00F12581" w:rsidRDefault="00F12581" w:rsidP="00F12581">
      <w:pPr>
        <w:pStyle w:val="NormalBPBHEB"/>
        <w:ind w:left="720"/>
        <w:divId w:val="665550370"/>
      </w:pPr>
      <w:r w:rsidRPr="00F12581">
        <w:t>Injects parameterized stochasticity into exploration, enabling structured uncertainty-driven action selection.</w:t>
      </w:r>
    </w:p>
    <w:p w14:paraId="4C5F7C77" w14:textId="76380481" w:rsidR="00D06393" w:rsidRDefault="00F12581" w:rsidP="00F12581">
      <w:pPr>
        <w:pStyle w:val="NormalBPBHEB"/>
        <w:divId w:val="665550370"/>
      </w:pPr>
      <w:r w:rsidRPr="00F12581">
        <w:t xml:space="preserve">By consolidating these mechanisms into a coherent architecture, Rainbow DQN achieved </w:t>
      </w:r>
      <w:r w:rsidRPr="00F12581">
        <w:rPr>
          <w:b/>
          <w:bCs/>
        </w:rPr>
        <w:t>state-of-the-art performance across the Atari benchmark suite</w:t>
      </w:r>
      <w:r w:rsidRPr="00F12581">
        <w:t xml:space="preserve">, surpassing both human performance and earlier deep reinforcement-learning systems in learning speed, robustness, and final policy quality [11]. Its unified design demonstrated that reinforcement-learning progress is driven not by isolated tricks, but by </w:t>
      </w:r>
      <w:r w:rsidRPr="00F12581">
        <w:rPr>
          <w:b/>
          <w:bCs/>
        </w:rPr>
        <w:t>system-level integration of complementary algorithmic principles</w:t>
      </w:r>
      <w:r w:rsidRPr="00F12581">
        <w:t>.</w:t>
      </w:r>
    </w:p>
    <w:p w14:paraId="21F6CB1D" w14:textId="77777777" w:rsidR="00A57EC6" w:rsidRDefault="00A57EC6" w:rsidP="00A57EC6">
      <w:pPr>
        <w:pStyle w:val="NormalBPBHEB"/>
        <w:divId w:val="665550370"/>
      </w:pPr>
    </w:p>
    <w:p w14:paraId="0014AC4A" w14:textId="77777777" w:rsidR="00D06393" w:rsidRDefault="00D06393" w:rsidP="00A57EC6">
      <w:pPr>
        <w:pStyle w:val="Heading2BPBHEB"/>
        <w:divId w:val="665550370"/>
      </w:pPr>
      <w:r>
        <w:t>AlphaZero</w:t>
      </w:r>
    </w:p>
    <w:p w14:paraId="40B79F58" w14:textId="5FD27B01" w:rsidR="00EF6A58" w:rsidRPr="00EF6A58" w:rsidRDefault="00EF6A58" w:rsidP="00EF6A58">
      <w:pPr>
        <w:pStyle w:val="NormalBPBHEB"/>
        <w:divId w:val="665550370"/>
      </w:pPr>
      <w:r w:rsidRPr="00EF6A58">
        <w:t xml:space="preserve">AlphaZero, introduced by DeepMind in 2017, represents a defining milestone in reinforcement learning and artificial intelligence. It achieved </w:t>
      </w:r>
      <w:r w:rsidRPr="00EF6A58">
        <w:rPr>
          <w:b/>
          <w:bCs/>
        </w:rPr>
        <w:t xml:space="preserve">superhuman performance in Chess, Shogi, and Go without access to human game data, </w:t>
      </w:r>
      <w:r w:rsidR="0086382F">
        <w:rPr>
          <w:b/>
          <w:bCs/>
        </w:rPr>
        <w:t>domain-specific heuristics, or handcrafted evaluation functions, relying solely on reinforcement learning via self-play and</w:t>
      </w:r>
      <w:r w:rsidRPr="00EF6A58">
        <w:t xml:space="preserve"> Monte Carlo Tree Search (MCTS) [12]. Unlike its predecessor AlphaGo</w:t>
      </w:r>
      <w:r w:rsidR="004C5A83">
        <w:t xml:space="preserve">, </w:t>
      </w:r>
      <w:r w:rsidRPr="00EF6A58">
        <w:t>which incorporated expert-curated datasets and game-specific features</w:t>
      </w:r>
      <w:r w:rsidR="004C5A83">
        <w:t xml:space="preserve">, </w:t>
      </w:r>
      <w:r w:rsidRPr="00EF6A58">
        <w:t xml:space="preserve">AlphaZero demonstrated that </w:t>
      </w:r>
      <w:r w:rsidRPr="00EF6A58">
        <w:rPr>
          <w:b/>
          <w:bCs/>
        </w:rPr>
        <w:t>general-purpose learning systems can discover optimal strategies purely through interaction and computation</w:t>
      </w:r>
      <w:r w:rsidRPr="00EF6A58">
        <w:t>.</w:t>
      </w:r>
    </w:p>
    <w:p w14:paraId="5F68BAAC" w14:textId="77777777" w:rsidR="00EF6A58" w:rsidRPr="00EF6A58" w:rsidRDefault="00EF6A58" w:rsidP="00EF6A58">
      <w:pPr>
        <w:pStyle w:val="NormalBPBHEB"/>
        <w:divId w:val="665550370"/>
      </w:pPr>
      <w:r w:rsidRPr="00EF6A58">
        <w:t>At its core, AlphaZero transformed strategic decision-making into a unified learning and planning architecture that iteratively refines its internal representations through repeated self-competition. This established a new paradigm in which increasingly strong policies emerge from the system’s own experience rather than from externally defined knowledge structures.</w:t>
      </w:r>
    </w:p>
    <w:p w14:paraId="4FCE522B" w14:textId="77777777" w:rsidR="00EF6A58" w:rsidRPr="00EF6A58" w:rsidRDefault="00EF6A58" w:rsidP="00EF6A58">
      <w:pPr>
        <w:pStyle w:val="NormalBPBHEB"/>
        <w:divId w:val="665550370"/>
      </w:pPr>
      <w:r w:rsidRPr="00EF6A58">
        <w:rPr>
          <w:b/>
          <w:bCs/>
        </w:rPr>
        <w:t>Core features of AlphaZero include:</w:t>
      </w:r>
    </w:p>
    <w:p w14:paraId="3E3ACC05" w14:textId="77777777" w:rsidR="00EF6A58" w:rsidRPr="006A79E5" w:rsidRDefault="00EF6A58" w:rsidP="007109D6">
      <w:pPr>
        <w:pStyle w:val="NormalBPBHEB"/>
        <w:numPr>
          <w:ilvl w:val="0"/>
          <w:numId w:val="21"/>
        </w:numPr>
        <w:divId w:val="665550370"/>
      </w:pPr>
      <w:r w:rsidRPr="00EF6A58">
        <w:rPr>
          <w:b/>
          <w:bCs/>
        </w:rPr>
        <w:t>Self-play training:</w:t>
      </w:r>
    </w:p>
    <w:p w14:paraId="393314DD" w14:textId="5E11BC67" w:rsidR="00EF6A58" w:rsidRPr="00EF6A58" w:rsidRDefault="00EF6A58" w:rsidP="006A79E5">
      <w:pPr>
        <w:pStyle w:val="NormalBPBHEB"/>
        <w:ind w:left="720"/>
        <w:divId w:val="665550370"/>
      </w:pPr>
      <w:r w:rsidRPr="00EF6A58">
        <w:t>AlphaZero begins with random play and iteratively improves by competing against its own evolving versions. Each generation of the model becomes both the student and the teacher, enabling continuous refinement of strategy without human guidance. This mechanism ensures that the agent remains aligned with the strongest available policy at every stage of training.</w:t>
      </w:r>
    </w:p>
    <w:p w14:paraId="2D6DE825" w14:textId="77777777" w:rsidR="00EF6A58" w:rsidRPr="006A79E5" w:rsidRDefault="00EF6A58" w:rsidP="007109D6">
      <w:pPr>
        <w:pStyle w:val="NormalBPBHEB"/>
        <w:numPr>
          <w:ilvl w:val="0"/>
          <w:numId w:val="21"/>
        </w:numPr>
        <w:divId w:val="665550370"/>
      </w:pPr>
      <w:r w:rsidRPr="00EF6A58">
        <w:rPr>
          <w:b/>
          <w:bCs/>
        </w:rPr>
        <w:t>Monte Carlo Tree Search (MCTS):</w:t>
      </w:r>
    </w:p>
    <w:p w14:paraId="77B42292" w14:textId="6208F0CF" w:rsidR="00EF6A58" w:rsidRPr="00EF6A58" w:rsidRDefault="00EF6A58" w:rsidP="006A79E5">
      <w:pPr>
        <w:pStyle w:val="NormalBPBHEB"/>
        <w:ind w:left="720"/>
        <w:divId w:val="665550370"/>
      </w:pPr>
      <w:r w:rsidRPr="00EF6A58">
        <w:t>MCTS enables AlphaZero to perform selective planning by simulating possible future game trajectories. The search process balances exploration of uncertain branches with exploitation of promising moves, allowing the agent to evaluate long-term positional advantages under uncertainty.</w:t>
      </w:r>
    </w:p>
    <w:p w14:paraId="762E77C2" w14:textId="77777777" w:rsidR="00EF6A58" w:rsidRPr="006A79E5" w:rsidRDefault="00EF6A58" w:rsidP="007109D6">
      <w:pPr>
        <w:pStyle w:val="NormalBPBHEB"/>
        <w:numPr>
          <w:ilvl w:val="0"/>
          <w:numId w:val="21"/>
        </w:numPr>
        <w:divId w:val="665550370"/>
      </w:pPr>
      <w:r w:rsidRPr="00EF6A58">
        <w:rPr>
          <w:b/>
          <w:bCs/>
        </w:rPr>
        <w:t>Unified policy and value neural networks:</w:t>
      </w:r>
    </w:p>
    <w:p w14:paraId="549F3565" w14:textId="5B26D87D" w:rsidR="00EF6A58" w:rsidRPr="00EF6A58" w:rsidRDefault="00EF6A58" w:rsidP="006A79E5">
      <w:pPr>
        <w:pStyle w:val="NormalBPBHEB"/>
        <w:ind w:left="720"/>
        <w:divId w:val="665550370"/>
      </w:pPr>
      <w:r w:rsidRPr="00EF6A58">
        <w:t xml:space="preserve">A single deep neural network jointly predicts both the </w:t>
      </w:r>
      <w:r w:rsidRPr="00EF6A58">
        <w:rPr>
          <w:b/>
          <w:bCs/>
        </w:rPr>
        <w:t>policy</w:t>
      </w:r>
      <w:r w:rsidRPr="00EF6A58">
        <w:t xml:space="preserve"> (</w:t>
      </w:r>
      <w:r w:rsidR="0086382F">
        <w:t>a probability distribution over actions) and the value (the expected outcome of the current state</w:t>
      </w:r>
      <w:r w:rsidRPr="00EF6A58">
        <w:t>). This tight coupling between action selection and outcome evaluation allows AlphaZero to integrate perception, planning, and decision-making into a single optimized system.</w:t>
      </w:r>
    </w:p>
    <w:p w14:paraId="7AD0555B" w14:textId="77777777" w:rsidR="00EF6A58" w:rsidRPr="00EF6A58" w:rsidRDefault="00EF6A58" w:rsidP="00EF6A58">
      <w:pPr>
        <w:pStyle w:val="NormalBPBHEB"/>
        <w:divId w:val="665550370"/>
      </w:pPr>
      <w:r w:rsidRPr="00EF6A58">
        <w:t xml:space="preserve">AlphaZero’s success demonstrated that </w:t>
      </w:r>
      <w:r w:rsidRPr="00EF6A58">
        <w:rPr>
          <w:b/>
          <w:bCs/>
        </w:rPr>
        <w:t>symbolic reasoning, strategic planning, and long-horizon optimization can be learned rather than engineered</w:t>
      </w:r>
      <w:r w:rsidRPr="00EF6A58">
        <w:t>. Its influence now extends far beyond board games, reshaping research in areas such as combinatorial optimization, logistics scheduling, industrial control, financial strategy formation, and cybersecurity attack–defense modeling.</w:t>
      </w:r>
    </w:p>
    <w:p w14:paraId="4CCC7026" w14:textId="77777777" w:rsidR="00EF6A58" w:rsidRDefault="00EF6A58" w:rsidP="00A57EC6">
      <w:pPr>
        <w:pStyle w:val="NormalBPBHEB"/>
        <w:divId w:val="665550370"/>
      </w:pPr>
    </w:p>
    <w:p w14:paraId="0BD521B1" w14:textId="77777777" w:rsidR="00EF6A58" w:rsidRDefault="00EF6A58" w:rsidP="00A57EC6">
      <w:pPr>
        <w:pStyle w:val="NormalBPBHEB"/>
        <w:divId w:val="665550370"/>
      </w:pPr>
    </w:p>
    <w:p w14:paraId="31535889" w14:textId="77777777" w:rsidR="00D06393" w:rsidRDefault="00D06393" w:rsidP="00A57EC6">
      <w:pPr>
        <w:pStyle w:val="Heading2BPBHEB"/>
        <w:divId w:val="665550370"/>
      </w:pPr>
      <w:proofErr w:type="spellStart"/>
      <w:r>
        <w:t>MuZero</w:t>
      </w:r>
      <w:proofErr w:type="spellEnd"/>
    </w:p>
    <w:p w14:paraId="6F36C457" w14:textId="77777777" w:rsidR="006A79E5" w:rsidRPr="006A79E5" w:rsidRDefault="006A79E5" w:rsidP="006A79E5">
      <w:pPr>
        <w:pStyle w:val="NormalBPBHEB"/>
        <w:divId w:val="665550370"/>
      </w:pPr>
      <w:proofErr w:type="spellStart"/>
      <w:r w:rsidRPr="006A79E5">
        <w:t>MuZero</w:t>
      </w:r>
      <w:proofErr w:type="spellEnd"/>
      <w:r w:rsidRPr="006A79E5">
        <w:t xml:space="preserve">, introduced in 2019, significantly advances the AlphaZero paradigm by </w:t>
      </w:r>
      <w:r w:rsidRPr="006A79E5">
        <w:rPr>
          <w:b/>
          <w:bCs/>
        </w:rPr>
        <w:t>eliminating the requirement for a predefined environment model</w:t>
      </w:r>
      <w:r w:rsidRPr="006A79E5">
        <w:t xml:space="preserve">. Instead of relying on explicitly encoded transition rules, </w:t>
      </w:r>
      <w:proofErr w:type="spellStart"/>
      <w:r w:rsidRPr="006A79E5">
        <w:t>MuZero</w:t>
      </w:r>
      <w:proofErr w:type="spellEnd"/>
      <w:r w:rsidRPr="006A79E5">
        <w:t xml:space="preserve"> learns an </w:t>
      </w:r>
      <w:r w:rsidRPr="006A79E5">
        <w:rPr>
          <w:b/>
          <w:bCs/>
        </w:rPr>
        <w:t>implicit internal model of dynamics directly from experience</w:t>
      </w:r>
      <w:r w:rsidRPr="006A79E5">
        <w:t>, enabling it to perform high-quality planning in environments whose governing rules are unknown or partially observable [12].</w:t>
      </w:r>
    </w:p>
    <w:p w14:paraId="23173591" w14:textId="4C5E053B" w:rsidR="006A79E5" w:rsidRPr="006A79E5" w:rsidRDefault="006A79E5" w:rsidP="006A79E5">
      <w:pPr>
        <w:pStyle w:val="NormalBPBHEB"/>
        <w:divId w:val="665550370"/>
      </w:pPr>
      <w:proofErr w:type="spellStart"/>
      <w:r w:rsidRPr="006A79E5">
        <w:t>MuZero</w:t>
      </w:r>
      <w:proofErr w:type="spellEnd"/>
      <w:r w:rsidRPr="006A79E5">
        <w:t xml:space="preserve"> achieved state-of-the-art performance across </w:t>
      </w:r>
      <w:r w:rsidR="0086382F">
        <w:t>diverse domains,</w:t>
      </w:r>
      <w:r w:rsidRPr="006A79E5">
        <w:t xml:space="preserve"> including </w:t>
      </w:r>
      <w:r w:rsidRPr="006A79E5">
        <w:rPr>
          <w:b/>
          <w:bCs/>
        </w:rPr>
        <w:t>Atari games, Go, Chess, and Shogi</w:t>
      </w:r>
      <w:r w:rsidRPr="006A79E5">
        <w:t xml:space="preserve">, demonstrating that </w:t>
      </w:r>
      <w:r w:rsidRPr="006A79E5">
        <w:rPr>
          <w:b/>
          <w:bCs/>
        </w:rPr>
        <w:t>model-based planning and model-free learning can be unified within a single architecture</w:t>
      </w:r>
      <w:r w:rsidRPr="006A79E5">
        <w:t>. This marks a critical step toward reinforcement-learning systems capable of operating in realistic, unstructured environments.</w:t>
      </w:r>
    </w:p>
    <w:p w14:paraId="4C6ECE2C" w14:textId="77777777" w:rsidR="006A79E5" w:rsidRPr="006A79E5" w:rsidRDefault="006A79E5" w:rsidP="006A79E5">
      <w:pPr>
        <w:pStyle w:val="NormalBPBHEB"/>
        <w:divId w:val="665550370"/>
      </w:pPr>
      <w:r w:rsidRPr="006A79E5">
        <w:rPr>
          <w:b/>
          <w:bCs/>
        </w:rPr>
        <w:t xml:space="preserve">Key innovations in </w:t>
      </w:r>
      <w:proofErr w:type="spellStart"/>
      <w:r w:rsidRPr="006A79E5">
        <w:rPr>
          <w:b/>
          <w:bCs/>
        </w:rPr>
        <w:t>MuZero</w:t>
      </w:r>
      <w:proofErr w:type="spellEnd"/>
      <w:r w:rsidRPr="006A79E5">
        <w:rPr>
          <w:b/>
          <w:bCs/>
        </w:rPr>
        <w:t xml:space="preserve"> include:</w:t>
      </w:r>
    </w:p>
    <w:p w14:paraId="1064703C" w14:textId="77777777" w:rsidR="00A23D56" w:rsidRPr="00A23D56" w:rsidRDefault="006A79E5" w:rsidP="007109D6">
      <w:pPr>
        <w:pStyle w:val="NormalBPBHEB"/>
        <w:numPr>
          <w:ilvl w:val="0"/>
          <w:numId w:val="22"/>
        </w:numPr>
        <w:divId w:val="665550370"/>
      </w:pPr>
      <w:r w:rsidRPr="006A79E5">
        <w:rPr>
          <w:b/>
          <w:bCs/>
        </w:rPr>
        <w:t>Implicit model learning:</w:t>
      </w:r>
    </w:p>
    <w:p w14:paraId="51E8474C" w14:textId="28C5B4E6" w:rsidR="006A79E5" w:rsidRPr="006A79E5" w:rsidRDefault="006A79E5" w:rsidP="00A23D56">
      <w:pPr>
        <w:pStyle w:val="NormalBPBHEB"/>
        <w:ind w:left="720"/>
        <w:divId w:val="665550370"/>
      </w:pPr>
      <w:proofErr w:type="spellStart"/>
      <w:r w:rsidRPr="006A79E5">
        <w:t>MuZero</w:t>
      </w:r>
      <w:proofErr w:type="spellEnd"/>
      <w:r w:rsidRPr="006A79E5">
        <w:t xml:space="preserve"> learns latent representations of state transitions and reward dynamics through self-play rather than relying on explicit simulation rules. This internal learned model supports lookahead planning while remaining fully </w:t>
      </w:r>
      <w:proofErr w:type="gramStart"/>
      <w:r w:rsidR="00B90242">
        <w:t>data-driven</w:t>
      </w:r>
      <w:proofErr w:type="gramEnd"/>
      <w:r w:rsidRPr="006A79E5">
        <w:t>.</w:t>
      </w:r>
    </w:p>
    <w:p w14:paraId="291D23E9" w14:textId="77777777" w:rsidR="00A23D56" w:rsidRPr="00A23D56" w:rsidRDefault="006A79E5" w:rsidP="007109D6">
      <w:pPr>
        <w:pStyle w:val="NormalBPBHEB"/>
        <w:numPr>
          <w:ilvl w:val="0"/>
          <w:numId w:val="22"/>
        </w:numPr>
        <w:divId w:val="665550370"/>
      </w:pPr>
      <w:r w:rsidRPr="006A79E5">
        <w:rPr>
          <w:b/>
          <w:bCs/>
        </w:rPr>
        <w:t>Unified learning and planning framework:</w:t>
      </w:r>
    </w:p>
    <w:p w14:paraId="57041C3A" w14:textId="4417F064" w:rsidR="006A79E5" w:rsidRPr="006A79E5" w:rsidRDefault="006A79E5" w:rsidP="00A23D56">
      <w:pPr>
        <w:pStyle w:val="NormalBPBHEB"/>
        <w:ind w:left="720"/>
        <w:divId w:val="665550370"/>
      </w:pPr>
      <w:r w:rsidRPr="006A79E5">
        <w:t>The architecture integrates three networks</w:t>
      </w:r>
      <w:r w:rsidR="004C5A83">
        <w:t xml:space="preserve">, </w:t>
      </w:r>
      <w:r w:rsidRPr="006A79E5">
        <w:t>a representation network, a dynamics network, and a prediction network</w:t>
      </w:r>
      <w:r w:rsidR="004C5A83">
        <w:t xml:space="preserve">, </w:t>
      </w:r>
      <w:r w:rsidRPr="006A79E5">
        <w:t xml:space="preserve">allowing </w:t>
      </w:r>
      <w:proofErr w:type="spellStart"/>
      <w:r w:rsidRPr="006A79E5">
        <w:t>MuZero</w:t>
      </w:r>
      <w:proofErr w:type="spellEnd"/>
      <w:r w:rsidRPr="006A79E5">
        <w:t xml:space="preserve"> to combine </w:t>
      </w:r>
      <w:r w:rsidRPr="006A79E5">
        <w:rPr>
          <w:b/>
          <w:bCs/>
        </w:rPr>
        <w:t>model-based planning (via simulated rollouts)</w:t>
      </w:r>
      <w:r w:rsidRPr="006A79E5">
        <w:t xml:space="preserve"> with </w:t>
      </w:r>
      <w:r w:rsidRPr="006A79E5">
        <w:rPr>
          <w:b/>
          <w:bCs/>
        </w:rPr>
        <w:t>model-free value optimization</w:t>
      </w:r>
      <w:r w:rsidRPr="006A79E5">
        <w:t>. This resolves the traditional dichotomy between planning-based and reactive reinforcement-learning systems.</w:t>
      </w:r>
    </w:p>
    <w:p w14:paraId="362C8D96" w14:textId="77777777" w:rsidR="00A23D56" w:rsidRPr="00A23D56" w:rsidRDefault="006A79E5" w:rsidP="007109D6">
      <w:pPr>
        <w:pStyle w:val="NormalBPBHEB"/>
        <w:numPr>
          <w:ilvl w:val="0"/>
          <w:numId w:val="22"/>
        </w:numPr>
        <w:divId w:val="665550370"/>
      </w:pPr>
      <w:r w:rsidRPr="006A79E5">
        <w:rPr>
          <w:b/>
          <w:bCs/>
        </w:rPr>
        <w:t>Cross-domain generalization:</w:t>
      </w:r>
    </w:p>
    <w:p w14:paraId="53BBD34E" w14:textId="0589E455" w:rsidR="006A79E5" w:rsidRPr="006A79E5" w:rsidRDefault="006A79E5" w:rsidP="00A23D56">
      <w:pPr>
        <w:pStyle w:val="NormalBPBHEB"/>
        <w:ind w:left="720"/>
        <w:divId w:val="665550370"/>
      </w:pPr>
      <w:proofErr w:type="spellStart"/>
      <w:r w:rsidRPr="006A79E5">
        <w:t>MuZero’s</w:t>
      </w:r>
      <w:proofErr w:type="spellEnd"/>
      <w:r w:rsidRPr="006A79E5">
        <w:t xml:space="preserve"> ability to operate across both symbolic domains (board games) and raw perceptual environments (Atari) demonstrates a degree of algorithmic generality previously unattained in reinforcement learning. The same core architecture adapts to drastically different problem structures without domain-specific redesign.</w:t>
      </w:r>
    </w:p>
    <w:p w14:paraId="2B273958" w14:textId="50024EF1" w:rsidR="006A79E5" w:rsidRDefault="006A79E5" w:rsidP="00A57EC6">
      <w:pPr>
        <w:pStyle w:val="NormalBPBHEB"/>
        <w:divId w:val="665550370"/>
      </w:pPr>
      <w:proofErr w:type="spellStart"/>
      <w:r w:rsidRPr="006A79E5">
        <w:t>MuZero’s</w:t>
      </w:r>
      <w:proofErr w:type="spellEnd"/>
      <w:r w:rsidRPr="006A79E5">
        <w:t xml:space="preserve"> capacity to </w:t>
      </w:r>
      <w:r w:rsidRPr="006A79E5">
        <w:rPr>
          <w:b/>
          <w:bCs/>
        </w:rPr>
        <w:t>learn environment dynamics, perform deep planning, and optimize policies without explicit domain models</w:t>
      </w:r>
      <w:r w:rsidRPr="006A79E5">
        <w:t xml:space="preserve"> positions it as a foundational step toward autonomous systems that must reason under uncertainty in real-world settings. Its design principles now directly inform research in robotics, autonomous control, multi-agent systems, cyber-defense automation, and digital infrastructure resilience.</w:t>
      </w:r>
    </w:p>
    <w:p w14:paraId="431FACB8" w14:textId="77777777" w:rsidR="00E501AA" w:rsidRDefault="00E501AA" w:rsidP="00E501AA">
      <w:pPr>
        <w:pStyle w:val="NormalBPBHEB"/>
        <w:divId w:val="665550370"/>
      </w:pPr>
    </w:p>
    <w:p w14:paraId="5FB226B4" w14:textId="21F3466D" w:rsidR="002E3F81" w:rsidRPr="002E3F81" w:rsidRDefault="002E3F81" w:rsidP="00AF2E3E">
      <w:pPr>
        <w:pStyle w:val="Heading2BPBHEB"/>
        <w:divId w:val="2144500178"/>
      </w:pPr>
      <w:r w:rsidRPr="002E3F81">
        <w:t xml:space="preserve">Best </w:t>
      </w:r>
      <w:r w:rsidR="00E501AA">
        <w:t>p</w:t>
      </w:r>
      <w:r w:rsidRPr="002E3F81">
        <w:t xml:space="preserve">ractices for Rainbow </w:t>
      </w:r>
      <w:r w:rsidR="00E501AA">
        <w:t>i</w:t>
      </w:r>
      <w:r w:rsidRPr="002E3F81">
        <w:t>mplementation</w:t>
      </w:r>
    </w:p>
    <w:p w14:paraId="5327F7E2" w14:textId="6D75A63A" w:rsidR="007F3C3B" w:rsidRDefault="00451A98" w:rsidP="00E501AA">
      <w:pPr>
        <w:pStyle w:val="NormalBPBHEB"/>
        <w:divId w:val="824275198"/>
      </w:pPr>
      <w:r>
        <w:t xml:space="preserve">Rainbow DQN </w:t>
      </w:r>
      <w:r w:rsidR="000A458E">
        <w:t xml:space="preserve">incorporates a suite of carefully designed reinforcement learning enhancements that address the </w:t>
      </w:r>
      <w:r>
        <w:t xml:space="preserve">key limitations of traditional Q-learning methods. Each component uniquely enhances the algorithm's stability, efficiency, and adaptability, creating a </w:t>
      </w:r>
      <w:r w:rsidR="00C0155E">
        <w:t xml:space="preserve">robust </w:t>
      </w:r>
      <w:r>
        <w:t xml:space="preserve">framework for tackling complex tasks. Double DQN </w:t>
      </w:r>
      <w:r w:rsidR="0077491A">
        <w:t xml:space="preserve">mitigates overestimation bias by decoupling action selection from value estimation, thereby </w:t>
      </w:r>
      <w:r w:rsidR="00C0155E">
        <w:t>improving</w:t>
      </w:r>
      <w:r>
        <w:t xml:space="preserve"> Q-value predictions. Prioritized replay directs the agent's learning toward high-impact experiences, boosting sample efficiency. Dueling network architecture separates value and advantage estimations, helping the model better understand the importance of specific actions in different states. Additionally, techniques such as multi-step learning, distributional Q-learning, and noisy nets enable more comprehensive learning by improving exploration, stabilizing updates, and capturing the variability of return distributions. Collectively, these improvements </w:t>
      </w:r>
      <w:r w:rsidR="00C0155E">
        <w:t xml:space="preserve">make Rainbow DQN a highly robust and efficient algorithm </w:t>
      </w:r>
      <w:r w:rsidR="0086382F">
        <w:t>that excels</w:t>
      </w:r>
      <w:r w:rsidR="00C0155E">
        <w:t xml:space="preserve"> in dynamic,</w:t>
      </w:r>
      <w:r>
        <w:t xml:space="preserve"> challenging environments. Best practices ensure its implementation remains stable and effective across various settings. This section discusses key strategies for optimizing Rainbow DQN, including hyperparameter tuning, target network updates, and reward clipping. By following these practices, practitioners can achieve reliable learning and improved performance in reinforcement learning tasks.</w:t>
      </w:r>
    </w:p>
    <w:p w14:paraId="712ED23D" w14:textId="77777777" w:rsidR="00E501AA" w:rsidRDefault="00E501AA" w:rsidP="00E501AA">
      <w:pPr>
        <w:pStyle w:val="NormalBPBHEB"/>
        <w:divId w:val="824275198"/>
      </w:pPr>
    </w:p>
    <w:p w14:paraId="3F5D7351" w14:textId="019890C5" w:rsidR="007F3C3B" w:rsidRDefault="007F3C3B" w:rsidP="00E501AA">
      <w:pPr>
        <w:pStyle w:val="Heading2BPBHEB"/>
        <w:divId w:val="824275198"/>
      </w:pPr>
      <w:r w:rsidRPr="00C13BA3">
        <w:t xml:space="preserve">OpenAI Gym and </w:t>
      </w:r>
      <w:proofErr w:type="spellStart"/>
      <w:r w:rsidRPr="00C13BA3">
        <w:t>CartPole</w:t>
      </w:r>
      <w:proofErr w:type="spellEnd"/>
      <w:r w:rsidRPr="00C13BA3">
        <w:t xml:space="preserve"> </w:t>
      </w:r>
      <w:r w:rsidR="00E501AA">
        <w:t>e</w:t>
      </w:r>
      <w:r w:rsidRPr="00BD1092">
        <w:t>nvironment</w:t>
      </w:r>
    </w:p>
    <w:p w14:paraId="7F1DB893" w14:textId="297BA559" w:rsidR="007F3C3B" w:rsidRDefault="00E5539F" w:rsidP="00E501AA">
      <w:pPr>
        <w:pStyle w:val="NormalBPBHEB"/>
        <w:divId w:val="824275198"/>
      </w:pPr>
      <w:r>
        <w:t xml:space="preserve">OpenAI Gym is a widely used toolkit for developing and comparing reinforcement learning algorithms. It offers a broad variety of environments, enabling researchers and developers to </w:t>
      </w:r>
      <w:r w:rsidR="00B77E43">
        <w:t>evaluate</w:t>
      </w:r>
      <w:r>
        <w:t xml:space="preserve"> and benchmark their </w:t>
      </w:r>
      <w:r w:rsidR="00E501AA">
        <w:t>reinforcement learning</w:t>
      </w:r>
      <w:r>
        <w:t xml:space="preserve"> models. These environments are </w:t>
      </w:r>
      <w:r w:rsidR="00C0155E">
        <w:t>designed to simulate a range of</w:t>
      </w:r>
      <w:r>
        <w:t xml:space="preserve"> problem scenarios, from straightforward tasks to intricate simulations, making OpenAI Gym a vital resource for learning and experimentation in RL.</w:t>
      </w:r>
    </w:p>
    <w:p w14:paraId="323ECA8D" w14:textId="4B5D5503" w:rsidR="007F3C3B" w:rsidRDefault="00E5539F" w:rsidP="00E501AA">
      <w:pPr>
        <w:pStyle w:val="NormalBPBHEB"/>
        <w:divId w:val="824275198"/>
      </w:pPr>
      <w:r>
        <w:t xml:space="preserve">One of the most popular environments in OpenAI Gym is </w:t>
      </w:r>
      <w:proofErr w:type="spellStart"/>
      <w:r w:rsidR="00C0155E">
        <w:t>CartPole</w:t>
      </w:r>
      <w:proofErr w:type="spellEnd"/>
      <w:r>
        <w:t xml:space="preserve">. In this setup, the goal is to balance a pole on a moving cart by applying forces to it. The agent observes the cart's position, velocity, pole angle, and angular velocity to decide the best action to keep the pole upright. The environment ends when the pole falls or the cart </w:t>
      </w:r>
      <w:r w:rsidR="00C0155E">
        <w:t>leaves the</w:t>
      </w:r>
      <w:r>
        <w:t xml:space="preserve"> bounds, making it a standard benchmark for control and balancing tasks in </w:t>
      </w:r>
      <w:r w:rsidR="00E501AA">
        <w:t>reinforcement learning</w:t>
      </w:r>
      <w:r>
        <w:t>.</w:t>
      </w:r>
    </w:p>
    <w:p w14:paraId="2DED5379" w14:textId="0894E52E" w:rsidR="007F3C3B" w:rsidRDefault="00C63EC5" w:rsidP="00E501AA">
      <w:pPr>
        <w:pStyle w:val="NormalBPBHEB"/>
        <w:divId w:val="824275198"/>
      </w:pPr>
      <w:r>
        <w:t xml:space="preserve">To start using the </w:t>
      </w:r>
      <w:proofErr w:type="spellStart"/>
      <w:r>
        <w:t>CartPole</w:t>
      </w:r>
      <w:proofErr w:type="spellEnd"/>
      <w:r>
        <w:t xml:space="preserve"> environment, make sure OpenAI Gym is installed</w:t>
      </w:r>
      <w:r w:rsidR="00E501AA">
        <w:t xml:space="preserve">: </w:t>
      </w:r>
    </w:p>
    <w:p w14:paraId="04A8110B" w14:textId="77777777" w:rsidR="007F3C3B" w:rsidRPr="00E501AA" w:rsidRDefault="007F3C3B" w:rsidP="00B94733">
      <w:pPr>
        <w:pStyle w:val="SC-Source"/>
        <w:divId w:val="824275198"/>
      </w:pPr>
      <w:r w:rsidRPr="00E501AA">
        <w:rPr>
          <w:rStyle w:val="Heading8Char"/>
          <w:rFonts w:ascii="Consolas" w:hAnsi="Consolas"/>
          <w:sz w:val="20"/>
          <w:szCs w:val="20"/>
        </w:rPr>
        <w:t>pip install gym</w:t>
      </w:r>
    </w:p>
    <w:p w14:paraId="3EA27C6F" w14:textId="328FF588" w:rsidR="007F3C3B" w:rsidRDefault="007F3C3B" w:rsidP="00AB3572">
      <w:pPr>
        <w:pStyle w:val="NormalBPBHEB"/>
        <w:divId w:val="824275198"/>
      </w:pPr>
      <w:r>
        <w:t xml:space="preserve">Once installed, you can load and interact with the </w:t>
      </w:r>
      <w:proofErr w:type="spellStart"/>
      <w:r w:rsidRPr="00AB3572">
        <w:rPr>
          <w:rStyle w:val="CodeinTextBPBHEBChar"/>
        </w:rPr>
        <w:t>CartPole</w:t>
      </w:r>
      <w:proofErr w:type="spellEnd"/>
      <w:r>
        <w:t xml:space="preserve"> environment by creating an instance of it </w:t>
      </w:r>
      <w:r w:rsidRPr="00AB3572">
        <w:rPr>
          <w:rStyle w:val="CodeinTextBPBHEBChar"/>
        </w:rPr>
        <w:t xml:space="preserve">using </w:t>
      </w:r>
      <w:proofErr w:type="spellStart"/>
      <w:r w:rsidRPr="00AB3572">
        <w:rPr>
          <w:rStyle w:val="CodeinTextBPBHEBChar"/>
        </w:rPr>
        <w:t>gym.make</w:t>
      </w:r>
      <w:proofErr w:type="spellEnd"/>
      <w:r>
        <w:rPr>
          <w:rStyle w:val="Heading8Char"/>
        </w:rPr>
        <w:t>(</w:t>
      </w:r>
      <w:r w:rsidRPr="00AB3572">
        <w:rPr>
          <w:rStyle w:val="CodeinTextBPBHEBChar"/>
        </w:rPr>
        <w:t>'CartPole-v1'</w:t>
      </w:r>
      <w:r>
        <w:rPr>
          <w:rStyle w:val="Heading8Char"/>
        </w:rPr>
        <w:t>)</w:t>
      </w:r>
      <w:r>
        <w:t>. This environment is suitable for testing reinforcement learning algorithms</w:t>
      </w:r>
      <w:r w:rsidR="00E5539F">
        <w:t xml:space="preserve">, such as DQN, because it involves a continuous state space and a </w:t>
      </w:r>
      <w:r>
        <w:t>discrete action space, providing a manageable yet challenging problem for agents to solve.</w:t>
      </w:r>
    </w:p>
    <w:p w14:paraId="5F2805A6" w14:textId="77777777" w:rsidR="00AB3572" w:rsidRDefault="00AB3572" w:rsidP="00AB3572">
      <w:pPr>
        <w:pStyle w:val="NormalBPBHEB"/>
        <w:divId w:val="824275198"/>
      </w:pPr>
    </w:p>
    <w:p w14:paraId="7A8C72F5" w14:textId="46E86059" w:rsidR="007F3C3B" w:rsidRPr="00AB3572" w:rsidRDefault="007F3C3B" w:rsidP="00AB3572">
      <w:pPr>
        <w:pStyle w:val="Heading2BPBHEB"/>
        <w:divId w:val="824275198"/>
      </w:pPr>
      <w:proofErr w:type="spellStart"/>
      <w:r w:rsidRPr="00AB3572">
        <w:t>CartPole</w:t>
      </w:r>
      <w:proofErr w:type="spellEnd"/>
      <w:r w:rsidRPr="00AB3572">
        <w:t xml:space="preserve"> with DQN</w:t>
      </w:r>
    </w:p>
    <w:p w14:paraId="79230987" w14:textId="14882555" w:rsidR="007F3C3B" w:rsidRDefault="007F3C3B" w:rsidP="00AB3572">
      <w:pPr>
        <w:pStyle w:val="NormalBPBHEB"/>
        <w:divId w:val="824275198"/>
      </w:pPr>
      <w:r w:rsidRPr="00B507A0">
        <w:rPr>
          <w:bCs/>
        </w:rPr>
        <w:t>The</w:t>
      </w:r>
      <w:r w:rsidR="00AB3572">
        <w:rPr>
          <w:bCs/>
        </w:rPr>
        <w:t xml:space="preserve"> following</w:t>
      </w:r>
      <w:r>
        <w:t xml:space="preserve"> example</w:t>
      </w:r>
      <w:r w:rsidR="00AB3572">
        <w:t xml:space="preserve"> </w:t>
      </w:r>
      <w:r>
        <w:t xml:space="preserve">demonstrates DQN applied to the </w:t>
      </w:r>
      <w:proofErr w:type="spellStart"/>
      <w:r w:rsidRPr="00AB3572">
        <w:rPr>
          <w:rStyle w:val="CodeinTextBPBHEBChar"/>
        </w:rPr>
        <w:t>CartPole</w:t>
      </w:r>
      <w:proofErr w:type="spellEnd"/>
      <w:r>
        <w:t xml:space="preserve"> environment:</w:t>
      </w:r>
    </w:p>
    <w:p w14:paraId="5B4637DE" w14:textId="2E639960" w:rsidR="008C1471" w:rsidRPr="00AB3572" w:rsidRDefault="001D668B" w:rsidP="00B94733">
      <w:pPr>
        <w:pStyle w:val="SC-Source"/>
        <w:divId w:val="824275198"/>
        <w:rPr>
          <w:rStyle w:val="Heading8Char"/>
          <w:rFonts w:ascii="Consolas" w:hAnsi="Consolas"/>
          <w:sz w:val="20"/>
          <w:szCs w:val="20"/>
        </w:rPr>
      </w:pPr>
      <w:r>
        <w:rPr>
          <w:rStyle w:val="Heading8Char"/>
          <w:rFonts w:ascii="Consolas" w:hAnsi="Consolas"/>
          <w:sz w:val="20"/>
          <w:szCs w:val="20"/>
        </w:rPr>
        <w:t>```python</w:t>
      </w:r>
    </w:p>
    <w:p w14:paraId="503168DE" w14:textId="29346CFF"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import gym</w:t>
      </w:r>
    </w:p>
    <w:p w14:paraId="1290EAFC"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import </w:t>
      </w:r>
      <w:proofErr w:type="spellStart"/>
      <w:r w:rsidRPr="00AB3572">
        <w:rPr>
          <w:rStyle w:val="Heading8Char"/>
          <w:rFonts w:ascii="Consolas" w:hAnsi="Consolas"/>
          <w:sz w:val="20"/>
          <w:szCs w:val="20"/>
        </w:rPr>
        <w:t>numpy</w:t>
      </w:r>
      <w:proofErr w:type="spellEnd"/>
      <w:r w:rsidRPr="00AB3572">
        <w:rPr>
          <w:rStyle w:val="Heading8Char"/>
          <w:rFonts w:ascii="Consolas" w:hAnsi="Consolas"/>
          <w:sz w:val="20"/>
          <w:szCs w:val="20"/>
        </w:rPr>
        <w:t xml:space="preserve"> as np</w:t>
      </w:r>
    </w:p>
    <w:p w14:paraId="5C939352"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import </w:t>
      </w:r>
      <w:proofErr w:type="spellStart"/>
      <w:r w:rsidRPr="00AB3572">
        <w:rPr>
          <w:rStyle w:val="Heading8Char"/>
          <w:rFonts w:ascii="Consolas" w:hAnsi="Consolas"/>
          <w:sz w:val="20"/>
          <w:szCs w:val="20"/>
        </w:rPr>
        <w:t>tensorflow</w:t>
      </w:r>
      <w:proofErr w:type="spellEnd"/>
      <w:r w:rsidRPr="00AB3572">
        <w:rPr>
          <w:rStyle w:val="Heading8Char"/>
          <w:rFonts w:ascii="Consolas" w:hAnsi="Consolas"/>
          <w:sz w:val="20"/>
          <w:szCs w:val="20"/>
        </w:rPr>
        <w:t xml:space="preserve"> as </w:t>
      </w:r>
      <w:proofErr w:type="spellStart"/>
      <w:r w:rsidRPr="00AB3572">
        <w:rPr>
          <w:rStyle w:val="Heading8Char"/>
          <w:rFonts w:ascii="Consolas" w:hAnsi="Consolas"/>
          <w:sz w:val="20"/>
          <w:szCs w:val="20"/>
        </w:rPr>
        <w:t>tf</w:t>
      </w:r>
      <w:proofErr w:type="spellEnd"/>
    </w:p>
    <w:p w14:paraId="24879F76"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from </w:t>
      </w:r>
      <w:proofErr w:type="spellStart"/>
      <w:r w:rsidRPr="00AB3572">
        <w:rPr>
          <w:rStyle w:val="Heading8Char"/>
          <w:rFonts w:ascii="Consolas" w:hAnsi="Consolas"/>
          <w:sz w:val="20"/>
          <w:szCs w:val="20"/>
        </w:rPr>
        <w:t>tensorflow.keras.models</w:t>
      </w:r>
      <w:proofErr w:type="spellEnd"/>
      <w:r w:rsidRPr="00AB3572">
        <w:rPr>
          <w:rStyle w:val="Heading8Char"/>
          <w:rFonts w:ascii="Consolas" w:hAnsi="Consolas"/>
          <w:sz w:val="20"/>
          <w:szCs w:val="20"/>
        </w:rPr>
        <w:t xml:space="preserve"> import Sequential</w:t>
      </w:r>
    </w:p>
    <w:p w14:paraId="01FD3036"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from </w:t>
      </w:r>
      <w:proofErr w:type="spellStart"/>
      <w:r w:rsidRPr="00AB3572">
        <w:rPr>
          <w:rStyle w:val="Heading8Char"/>
          <w:rFonts w:ascii="Consolas" w:hAnsi="Consolas"/>
          <w:sz w:val="20"/>
          <w:szCs w:val="20"/>
        </w:rPr>
        <w:t>tensorflow.keras.layers</w:t>
      </w:r>
      <w:proofErr w:type="spellEnd"/>
      <w:r w:rsidRPr="00AB3572">
        <w:rPr>
          <w:rStyle w:val="Heading8Char"/>
          <w:rFonts w:ascii="Consolas" w:hAnsi="Consolas"/>
          <w:sz w:val="20"/>
          <w:szCs w:val="20"/>
        </w:rPr>
        <w:t xml:space="preserve"> import Dense</w:t>
      </w:r>
    </w:p>
    <w:p w14:paraId="692F3FE3"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from </w:t>
      </w:r>
      <w:proofErr w:type="spellStart"/>
      <w:r w:rsidRPr="00AB3572">
        <w:rPr>
          <w:rStyle w:val="Heading8Char"/>
          <w:rFonts w:ascii="Consolas" w:hAnsi="Consolas"/>
          <w:sz w:val="20"/>
          <w:szCs w:val="20"/>
        </w:rPr>
        <w:t>tensorflow.keras.optimizers</w:t>
      </w:r>
      <w:proofErr w:type="spellEnd"/>
      <w:r w:rsidRPr="00AB3572">
        <w:rPr>
          <w:rStyle w:val="Heading8Char"/>
          <w:rFonts w:ascii="Consolas" w:hAnsi="Consolas"/>
          <w:sz w:val="20"/>
          <w:szCs w:val="20"/>
        </w:rPr>
        <w:t xml:space="preserve"> import Adam</w:t>
      </w:r>
    </w:p>
    <w:p w14:paraId="54B2D11D" w14:textId="77777777" w:rsidR="007F3C3B" w:rsidRPr="00AB3572" w:rsidRDefault="007F3C3B" w:rsidP="00B94733">
      <w:pPr>
        <w:pStyle w:val="SC-Source"/>
        <w:divId w:val="824275198"/>
        <w:rPr>
          <w:rStyle w:val="Heading8Char"/>
          <w:rFonts w:ascii="Consolas" w:hAnsi="Consolas"/>
          <w:sz w:val="20"/>
          <w:szCs w:val="20"/>
        </w:rPr>
      </w:pPr>
    </w:p>
    <w:p w14:paraId="6B0D3AB8"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 Initialize environment and parameters</w:t>
      </w:r>
    </w:p>
    <w:p w14:paraId="7592A857"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env = </w:t>
      </w:r>
      <w:proofErr w:type="spellStart"/>
      <w:r w:rsidRPr="00AB3572">
        <w:rPr>
          <w:rStyle w:val="Heading8Char"/>
          <w:rFonts w:ascii="Consolas" w:hAnsi="Consolas"/>
          <w:sz w:val="20"/>
          <w:szCs w:val="20"/>
        </w:rPr>
        <w:t>gym.make</w:t>
      </w:r>
      <w:proofErr w:type="spellEnd"/>
      <w:r w:rsidRPr="00AB3572">
        <w:rPr>
          <w:rStyle w:val="Heading8Char"/>
          <w:rFonts w:ascii="Consolas" w:hAnsi="Consolas"/>
          <w:sz w:val="20"/>
          <w:szCs w:val="20"/>
        </w:rPr>
        <w:t>('CartPole-v1')</w:t>
      </w:r>
    </w:p>
    <w:p w14:paraId="1651096B" w14:textId="77777777" w:rsidR="007F3C3B" w:rsidRPr="00AB3572" w:rsidRDefault="007F3C3B" w:rsidP="00B94733">
      <w:pPr>
        <w:pStyle w:val="SC-Source"/>
        <w:divId w:val="824275198"/>
        <w:rPr>
          <w:rStyle w:val="Heading8Char"/>
          <w:rFonts w:ascii="Consolas" w:hAnsi="Consolas"/>
          <w:sz w:val="20"/>
          <w:szCs w:val="20"/>
        </w:rPr>
      </w:pPr>
      <w:proofErr w:type="spellStart"/>
      <w:r w:rsidRPr="00AB3572">
        <w:rPr>
          <w:rStyle w:val="Heading8Char"/>
          <w:rFonts w:ascii="Consolas" w:hAnsi="Consolas"/>
          <w:sz w:val="20"/>
          <w:szCs w:val="20"/>
        </w:rPr>
        <w:t>state_size</w:t>
      </w:r>
      <w:proofErr w:type="spellEnd"/>
      <w:r w:rsidRPr="00AB3572">
        <w:rPr>
          <w:rStyle w:val="Heading8Char"/>
          <w:rFonts w:ascii="Consolas" w:hAnsi="Consolas"/>
          <w:sz w:val="20"/>
          <w:szCs w:val="20"/>
        </w:rPr>
        <w:t xml:space="preserve"> = </w:t>
      </w:r>
      <w:proofErr w:type="spellStart"/>
      <w:r w:rsidRPr="00AB3572">
        <w:rPr>
          <w:rStyle w:val="Heading8Char"/>
          <w:rFonts w:ascii="Consolas" w:hAnsi="Consolas"/>
          <w:sz w:val="20"/>
          <w:szCs w:val="20"/>
        </w:rPr>
        <w:t>env.observation_space.shape</w:t>
      </w:r>
      <w:proofErr w:type="spellEnd"/>
      <w:r w:rsidRPr="00AB3572">
        <w:rPr>
          <w:rStyle w:val="Heading8Char"/>
          <w:rFonts w:ascii="Consolas" w:hAnsi="Consolas"/>
          <w:sz w:val="20"/>
          <w:szCs w:val="20"/>
        </w:rPr>
        <w:t>[0]</w:t>
      </w:r>
    </w:p>
    <w:p w14:paraId="3DE3126E" w14:textId="77777777" w:rsidR="007F3C3B" w:rsidRPr="00AB3572" w:rsidRDefault="007F3C3B" w:rsidP="00B94733">
      <w:pPr>
        <w:pStyle w:val="SC-Source"/>
        <w:divId w:val="824275198"/>
        <w:rPr>
          <w:rStyle w:val="Heading8Char"/>
          <w:rFonts w:ascii="Consolas" w:hAnsi="Consolas"/>
          <w:sz w:val="20"/>
          <w:szCs w:val="20"/>
        </w:rPr>
      </w:pPr>
      <w:proofErr w:type="spellStart"/>
      <w:r w:rsidRPr="00AB3572">
        <w:rPr>
          <w:rStyle w:val="Heading8Char"/>
          <w:rFonts w:ascii="Consolas" w:hAnsi="Consolas"/>
          <w:sz w:val="20"/>
          <w:szCs w:val="20"/>
        </w:rPr>
        <w:t>action_size</w:t>
      </w:r>
      <w:proofErr w:type="spellEnd"/>
      <w:r w:rsidRPr="00AB3572">
        <w:rPr>
          <w:rStyle w:val="Heading8Char"/>
          <w:rFonts w:ascii="Consolas" w:hAnsi="Consolas"/>
          <w:sz w:val="20"/>
          <w:szCs w:val="20"/>
        </w:rPr>
        <w:t xml:space="preserve"> = </w:t>
      </w:r>
      <w:proofErr w:type="spellStart"/>
      <w:r w:rsidRPr="00AB3572">
        <w:rPr>
          <w:rStyle w:val="Heading8Char"/>
          <w:rFonts w:ascii="Consolas" w:hAnsi="Consolas"/>
          <w:sz w:val="20"/>
          <w:szCs w:val="20"/>
        </w:rPr>
        <w:t>env.action_space.n</w:t>
      </w:r>
      <w:proofErr w:type="spellEnd"/>
    </w:p>
    <w:p w14:paraId="4B46E784" w14:textId="77777777" w:rsidR="007F3C3B" w:rsidRPr="00AB3572" w:rsidRDefault="007F3C3B" w:rsidP="00B94733">
      <w:pPr>
        <w:pStyle w:val="SC-Source"/>
        <w:divId w:val="824275198"/>
        <w:rPr>
          <w:rStyle w:val="Heading8Char"/>
          <w:rFonts w:ascii="Consolas" w:hAnsi="Consolas"/>
          <w:sz w:val="20"/>
          <w:szCs w:val="20"/>
        </w:rPr>
      </w:pPr>
    </w:p>
    <w:p w14:paraId="7A2C9FD2" w14:textId="77777777" w:rsidR="007F3C3B" w:rsidRPr="00AB3572" w:rsidRDefault="007F3C3B" w:rsidP="00B94733">
      <w:pPr>
        <w:pStyle w:val="SC-Source"/>
        <w:divId w:val="824275198"/>
        <w:rPr>
          <w:rStyle w:val="Heading8Char"/>
          <w:rFonts w:ascii="Consolas" w:hAnsi="Consolas"/>
          <w:sz w:val="20"/>
          <w:szCs w:val="20"/>
          <w:lang w:val="it-IT"/>
        </w:rPr>
      </w:pPr>
      <w:r w:rsidRPr="00AB3572">
        <w:rPr>
          <w:rStyle w:val="Heading8Char"/>
          <w:rFonts w:ascii="Consolas" w:hAnsi="Consolas"/>
          <w:sz w:val="20"/>
          <w:szCs w:val="20"/>
          <w:lang w:val="it-IT"/>
        </w:rPr>
        <w:t># Define DQN model</w:t>
      </w:r>
    </w:p>
    <w:p w14:paraId="1CFC3892" w14:textId="77777777" w:rsidR="007F3C3B" w:rsidRPr="00AB3572" w:rsidRDefault="007F3C3B" w:rsidP="00B94733">
      <w:pPr>
        <w:pStyle w:val="SC-Source"/>
        <w:divId w:val="824275198"/>
        <w:rPr>
          <w:rStyle w:val="Heading8Char"/>
          <w:rFonts w:ascii="Consolas" w:hAnsi="Consolas"/>
          <w:sz w:val="20"/>
          <w:szCs w:val="20"/>
          <w:lang w:val="it-IT"/>
        </w:rPr>
      </w:pPr>
      <w:r w:rsidRPr="00AB3572">
        <w:rPr>
          <w:rStyle w:val="Heading8Char"/>
          <w:rFonts w:ascii="Consolas" w:hAnsi="Consolas"/>
          <w:sz w:val="20"/>
          <w:szCs w:val="20"/>
          <w:lang w:val="it-IT"/>
        </w:rPr>
        <w:t>model = Sequential([</w:t>
      </w:r>
    </w:p>
    <w:p w14:paraId="1313077E"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lang w:val="it-IT"/>
        </w:rPr>
        <w:t xml:space="preserve">    </w:t>
      </w:r>
      <w:r w:rsidRPr="00AB3572">
        <w:rPr>
          <w:rStyle w:val="Heading8Char"/>
          <w:rFonts w:ascii="Consolas" w:hAnsi="Consolas"/>
          <w:sz w:val="20"/>
          <w:szCs w:val="20"/>
        </w:rPr>
        <w:t>Dense(24, activation='</w:t>
      </w:r>
      <w:proofErr w:type="spellStart"/>
      <w:r w:rsidRPr="00AB3572">
        <w:rPr>
          <w:rStyle w:val="Heading8Char"/>
          <w:rFonts w:ascii="Consolas" w:hAnsi="Consolas"/>
          <w:sz w:val="20"/>
          <w:szCs w:val="20"/>
        </w:rPr>
        <w:t>relu</w:t>
      </w:r>
      <w:proofErr w:type="spellEnd"/>
      <w:r w:rsidRPr="00AB3572">
        <w:rPr>
          <w:rStyle w:val="Heading8Char"/>
          <w:rFonts w:ascii="Consolas" w:hAnsi="Consolas"/>
          <w:sz w:val="20"/>
          <w:szCs w:val="20"/>
        </w:rPr>
        <w:t xml:space="preserve">', </w:t>
      </w:r>
      <w:proofErr w:type="spellStart"/>
      <w:r w:rsidRPr="00AB3572">
        <w:rPr>
          <w:rStyle w:val="Heading8Char"/>
          <w:rFonts w:ascii="Consolas" w:hAnsi="Consolas"/>
          <w:sz w:val="20"/>
          <w:szCs w:val="20"/>
        </w:rPr>
        <w:t>input_dim</w:t>
      </w:r>
      <w:proofErr w:type="spellEnd"/>
      <w:r w:rsidRPr="00AB3572">
        <w:rPr>
          <w:rStyle w:val="Heading8Char"/>
          <w:rFonts w:ascii="Consolas" w:hAnsi="Consolas"/>
          <w:sz w:val="20"/>
          <w:szCs w:val="20"/>
        </w:rPr>
        <w:t>=</w:t>
      </w:r>
      <w:proofErr w:type="spellStart"/>
      <w:r w:rsidRPr="00AB3572">
        <w:rPr>
          <w:rStyle w:val="Heading8Char"/>
          <w:rFonts w:ascii="Consolas" w:hAnsi="Consolas"/>
          <w:sz w:val="20"/>
          <w:szCs w:val="20"/>
        </w:rPr>
        <w:t>state_size</w:t>
      </w:r>
      <w:proofErr w:type="spellEnd"/>
      <w:r w:rsidRPr="00AB3572">
        <w:rPr>
          <w:rStyle w:val="Heading8Char"/>
          <w:rFonts w:ascii="Consolas" w:hAnsi="Consolas"/>
          <w:sz w:val="20"/>
          <w:szCs w:val="20"/>
        </w:rPr>
        <w:t>),</w:t>
      </w:r>
    </w:p>
    <w:p w14:paraId="5C132711"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    Dense(24, activation='</w:t>
      </w:r>
      <w:proofErr w:type="spellStart"/>
      <w:r w:rsidRPr="00AB3572">
        <w:rPr>
          <w:rStyle w:val="Heading8Char"/>
          <w:rFonts w:ascii="Consolas" w:hAnsi="Consolas"/>
          <w:sz w:val="20"/>
          <w:szCs w:val="20"/>
        </w:rPr>
        <w:t>relu</w:t>
      </w:r>
      <w:proofErr w:type="spellEnd"/>
      <w:r w:rsidRPr="00AB3572">
        <w:rPr>
          <w:rStyle w:val="Heading8Char"/>
          <w:rFonts w:ascii="Consolas" w:hAnsi="Consolas"/>
          <w:sz w:val="20"/>
          <w:szCs w:val="20"/>
        </w:rPr>
        <w:t>'),</w:t>
      </w:r>
    </w:p>
    <w:p w14:paraId="65CE9D27"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 xml:space="preserve">    Dense(</w:t>
      </w:r>
      <w:proofErr w:type="spellStart"/>
      <w:r w:rsidRPr="00AB3572">
        <w:rPr>
          <w:rStyle w:val="Heading8Char"/>
          <w:rFonts w:ascii="Consolas" w:hAnsi="Consolas"/>
          <w:sz w:val="20"/>
          <w:szCs w:val="20"/>
        </w:rPr>
        <w:t>action_size</w:t>
      </w:r>
      <w:proofErr w:type="spellEnd"/>
      <w:r w:rsidRPr="00AB3572">
        <w:rPr>
          <w:rStyle w:val="Heading8Char"/>
          <w:rFonts w:ascii="Consolas" w:hAnsi="Consolas"/>
          <w:sz w:val="20"/>
          <w:szCs w:val="20"/>
        </w:rPr>
        <w:t>, activation='linear')</w:t>
      </w:r>
    </w:p>
    <w:p w14:paraId="426FC32D" w14:textId="77777777" w:rsidR="007F3C3B" w:rsidRPr="00AB3572" w:rsidRDefault="007F3C3B" w:rsidP="00B94733">
      <w:pPr>
        <w:pStyle w:val="SC-Source"/>
        <w:divId w:val="824275198"/>
        <w:rPr>
          <w:rStyle w:val="Heading8Char"/>
          <w:rFonts w:ascii="Consolas" w:hAnsi="Consolas"/>
          <w:sz w:val="20"/>
          <w:szCs w:val="20"/>
        </w:rPr>
      </w:pPr>
      <w:r w:rsidRPr="00AB3572">
        <w:rPr>
          <w:rStyle w:val="Heading8Char"/>
          <w:rFonts w:ascii="Consolas" w:hAnsi="Consolas"/>
          <w:sz w:val="20"/>
          <w:szCs w:val="20"/>
        </w:rPr>
        <w:t>])</w:t>
      </w:r>
    </w:p>
    <w:p w14:paraId="549F5F4D" w14:textId="77777777" w:rsidR="007F3C3B" w:rsidRPr="00AB3572" w:rsidRDefault="007F3C3B" w:rsidP="00B94733">
      <w:pPr>
        <w:pStyle w:val="SC-Source"/>
        <w:divId w:val="824275198"/>
        <w:rPr>
          <w:rStyle w:val="Heading8Char"/>
          <w:rFonts w:ascii="Consolas" w:hAnsi="Consolas"/>
          <w:sz w:val="20"/>
          <w:szCs w:val="20"/>
        </w:rPr>
      </w:pPr>
      <w:proofErr w:type="spellStart"/>
      <w:r w:rsidRPr="00AB3572">
        <w:rPr>
          <w:rStyle w:val="Heading8Char"/>
          <w:rFonts w:ascii="Consolas" w:hAnsi="Consolas"/>
          <w:sz w:val="20"/>
          <w:szCs w:val="20"/>
        </w:rPr>
        <w:t>model.compile</w:t>
      </w:r>
      <w:proofErr w:type="spellEnd"/>
      <w:r w:rsidRPr="00AB3572">
        <w:rPr>
          <w:rStyle w:val="Heading8Char"/>
          <w:rFonts w:ascii="Consolas" w:hAnsi="Consolas"/>
          <w:sz w:val="20"/>
          <w:szCs w:val="20"/>
        </w:rPr>
        <w:t>(optimizer=Adam(</w:t>
      </w:r>
      <w:proofErr w:type="spellStart"/>
      <w:r w:rsidRPr="00AB3572">
        <w:rPr>
          <w:rStyle w:val="Heading8Char"/>
          <w:rFonts w:ascii="Consolas" w:hAnsi="Consolas"/>
          <w:sz w:val="20"/>
          <w:szCs w:val="20"/>
        </w:rPr>
        <w:t>learning_rate</w:t>
      </w:r>
      <w:proofErr w:type="spellEnd"/>
      <w:r w:rsidRPr="00AB3572">
        <w:rPr>
          <w:rStyle w:val="Heading8Char"/>
          <w:rFonts w:ascii="Consolas" w:hAnsi="Consolas"/>
          <w:sz w:val="20"/>
          <w:szCs w:val="20"/>
        </w:rPr>
        <w:t>=0.001), loss='</w:t>
      </w:r>
      <w:proofErr w:type="spellStart"/>
      <w:r w:rsidRPr="00AB3572">
        <w:rPr>
          <w:rStyle w:val="Heading8Char"/>
          <w:rFonts w:ascii="Consolas" w:hAnsi="Consolas"/>
          <w:sz w:val="20"/>
          <w:szCs w:val="20"/>
        </w:rPr>
        <w:t>mse</w:t>
      </w:r>
      <w:proofErr w:type="spellEnd"/>
      <w:r w:rsidRPr="00AB3572">
        <w:rPr>
          <w:rStyle w:val="Heading8Char"/>
          <w:rFonts w:ascii="Consolas" w:hAnsi="Consolas"/>
          <w:sz w:val="20"/>
          <w:szCs w:val="20"/>
        </w:rPr>
        <w:t>')</w:t>
      </w:r>
    </w:p>
    <w:p w14:paraId="130EE460" w14:textId="53013C9D" w:rsidR="00EA40E1" w:rsidRPr="00AB3572" w:rsidRDefault="00EA40E1" w:rsidP="00B94733">
      <w:pPr>
        <w:pStyle w:val="SC-Source"/>
        <w:divId w:val="824275198"/>
      </w:pPr>
      <w:r w:rsidRPr="00AB3572">
        <w:rPr>
          <w:rStyle w:val="Heading8Char"/>
          <w:rFonts w:ascii="Consolas" w:hAnsi="Consolas"/>
          <w:sz w:val="20"/>
          <w:szCs w:val="20"/>
        </w:rPr>
        <w:t>`</w:t>
      </w:r>
      <w:r w:rsidR="001D668B">
        <w:rPr>
          <w:rStyle w:val="Heading8Char"/>
          <w:rFonts w:ascii="Consolas" w:hAnsi="Consolas"/>
          <w:sz w:val="20"/>
          <w:szCs w:val="20"/>
        </w:rPr>
        <w:t>``</w:t>
      </w:r>
    </w:p>
    <w:p w14:paraId="0117F188" w14:textId="56932A8E" w:rsidR="007F3C3B" w:rsidRDefault="00044561" w:rsidP="00AB3572">
      <w:pPr>
        <w:pStyle w:val="NormalBPBHEB"/>
        <w:divId w:val="824275198"/>
      </w:pPr>
      <w:r>
        <w:t xml:space="preserve">This code demonstrates the integration of deep learning and Q-learning principles. By using a neural network to estimate Q-values, the model allows the agent to operate in continuous state spaces. The neural network consists of two hidden layers with </w:t>
      </w:r>
      <w:proofErr w:type="spellStart"/>
      <w:r w:rsidRPr="00AB3572">
        <w:rPr>
          <w:rStyle w:val="CodeinTextBPBHEBChar"/>
        </w:rPr>
        <w:t>ReLU</w:t>
      </w:r>
      <w:proofErr w:type="spellEnd"/>
      <w:r>
        <w:t xml:space="preserve"> </w:t>
      </w:r>
      <w:r w:rsidR="00764FF8">
        <w:t xml:space="preserve">activations and an output layer with a linear activation function </w:t>
      </w:r>
      <w:r>
        <w:t xml:space="preserve">to predict Q-values for all actions. This implementation </w:t>
      </w:r>
      <w:r w:rsidR="00040786">
        <w:t>demonstrates how DQN integrates traditional reinforcement learning with high-dimensional problems, enabling agents to make informed decisions and enhance</w:t>
      </w:r>
      <w:r>
        <w:t xml:space="preserve"> performance through iterative learning.</w:t>
      </w:r>
    </w:p>
    <w:p w14:paraId="0E9998BE" w14:textId="66D47AF3" w:rsidR="007F3C3B" w:rsidRDefault="00044561" w:rsidP="00AB3572">
      <w:pPr>
        <w:pStyle w:val="NormalBPBHEB"/>
        <w:divId w:val="824275198"/>
      </w:pPr>
      <w:r>
        <w:t xml:space="preserve">The </w:t>
      </w:r>
      <w:proofErr w:type="spellStart"/>
      <w:r>
        <w:t>CartPole</w:t>
      </w:r>
      <w:proofErr w:type="spellEnd"/>
      <w:r>
        <w:t xml:space="preserve"> environment, with its </w:t>
      </w:r>
      <w:r w:rsidR="00764FF8">
        <w:t>complex yet straightforward</w:t>
      </w:r>
      <w:r>
        <w:t xml:space="preserve"> dynamics, is an excellent testing ground for refining reinforcement learning algorithms. By experimenting with </w:t>
      </w:r>
      <w:r w:rsidR="00040786">
        <w:t>various configurations of the DQN model and training settings, practitioners can gain a deeper understanding of</w:t>
      </w:r>
      <w:r>
        <w:t xml:space="preserve"> the behavior and capabilities of current </w:t>
      </w:r>
      <w:r w:rsidR="00AB3572">
        <w:t xml:space="preserve">reinforcement learning </w:t>
      </w:r>
      <w:r>
        <w:t>methods.</w:t>
      </w:r>
    </w:p>
    <w:p w14:paraId="7AE65E86" w14:textId="77777777" w:rsidR="002716DF" w:rsidRDefault="002716DF" w:rsidP="00AB3572">
      <w:pPr>
        <w:pStyle w:val="NormalBPBHEB"/>
        <w:divId w:val="824275198"/>
      </w:pPr>
    </w:p>
    <w:p w14:paraId="579C46C4" w14:textId="77777777" w:rsidR="00AB3572" w:rsidRDefault="00AB3572" w:rsidP="00AB3572">
      <w:pPr>
        <w:pStyle w:val="NormalBPBHEB"/>
        <w:divId w:val="824275198"/>
      </w:pPr>
    </w:p>
    <w:p w14:paraId="19E4057D" w14:textId="3255BB53" w:rsidR="00641686" w:rsidRPr="00641686" w:rsidRDefault="00641686" w:rsidP="00AB3572">
      <w:pPr>
        <w:pStyle w:val="Heading2BPBHEB"/>
      </w:pPr>
      <w:r w:rsidRPr="00641686">
        <w:t xml:space="preserve">Implementing the Rainbow </w:t>
      </w:r>
      <w:r w:rsidR="00AB3572">
        <w:t>a</w:t>
      </w:r>
      <w:r w:rsidRPr="00641686">
        <w:t xml:space="preserve">lgorithm for Atari </w:t>
      </w:r>
      <w:r w:rsidR="00AB3572">
        <w:t>g</w:t>
      </w:r>
      <w:r w:rsidRPr="00641686">
        <w:t>ames</w:t>
      </w:r>
    </w:p>
    <w:p w14:paraId="3221E407" w14:textId="007DB5AA" w:rsidR="00A5088E" w:rsidRPr="00A5088E" w:rsidRDefault="00900599" w:rsidP="000808EB">
      <w:pPr>
        <w:pStyle w:val="NormalBPBHEB"/>
      </w:pPr>
      <w:r>
        <w:t xml:space="preserve">The Rainbow algorithm </w:t>
      </w:r>
      <w:r w:rsidR="00C8326F">
        <w:t>represents a significant advancement in reinforcement learning by incorporating</w:t>
      </w:r>
      <w:r>
        <w:t xml:space="preserve"> multiple enhancements into the core DQN framework. </w:t>
      </w:r>
      <w:r w:rsidR="000808EB" w:rsidRPr="00711C68">
        <w:rPr>
          <w:color w:val="000000"/>
        </w:rPr>
        <w:t xml:space="preserve">Rainbow was created to address the shortcomings of standard Q-learning by integrating multiple advanced methods into a </w:t>
      </w:r>
      <w:r w:rsidR="00B1495B">
        <w:rPr>
          <w:color w:val="000000"/>
        </w:rPr>
        <w:t>more robust and</w:t>
      </w:r>
      <w:r w:rsidR="000808EB" w:rsidRPr="00E36BE5">
        <w:rPr>
          <w:color w:val="000000"/>
        </w:rPr>
        <w:t xml:space="preserve"> effective learning system.</w:t>
      </w:r>
      <w:r w:rsidR="000808EB">
        <w:rPr>
          <w:color w:val="000000"/>
        </w:rPr>
        <w:t xml:space="preserve"> </w:t>
      </w:r>
      <w:r>
        <w:t xml:space="preserve">These improvements help address issues </w:t>
      </w:r>
      <w:r w:rsidR="00681724">
        <w:t>such as overestimation bias, poor exploration, and the inability to model return distributions, enabling agents to perform more effectively</w:t>
      </w:r>
      <w:r>
        <w:t xml:space="preserve"> in complex gaming environments. Its modular design provides researchers and practitioners with a versatile toolkit for tackling </w:t>
      </w:r>
      <w:r w:rsidR="00764FF8">
        <w:t xml:space="preserve">a range of </w:t>
      </w:r>
      <w:r>
        <w:t>reinforcement learning challenges.</w:t>
      </w:r>
    </w:p>
    <w:p w14:paraId="09A36DBE" w14:textId="6071B466" w:rsidR="00641686" w:rsidRPr="00641686" w:rsidRDefault="00A5088E" w:rsidP="00AB3572">
      <w:pPr>
        <w:pStyle w:val="NormalBPBHEB"/>
      </w:pPr>
      <w:r w:rsidRPr="00A5088E">
        <w:t xml:space="preserve">The algorithm integrates multiple extensions to the traditional </w:t>
      </w:r>
      <w:r w:rsidR="00AB3572" w:rsidRPr="00AB3572">
        <w:t>DQN</w:t>
      </w:r>
      <w:r w:rsidR="00AB3572">
        <w:t xml:space="preserve"> </w:t>
      </w:r>
      <w:r w:rsidRPr="00A5088E">
        <w:t xml:space="preserve">architecture, addressing key challenges in reinforcement learning. By combining these enhancements, Rainbow creates a more versatile and </w:t>
      </w:r>
      <w:r w:rsidR="00764FF8">
        <w:t>practical</w:t>
      </w:r>
      <w:r w:rsidR="00764FF8" w:rsidRPr="00A5088E">
        <w:t xml:space="preserve"> </w:t>
      </w:r>
      <w:r w:rsidRPr="00A5088E">
        <w:t xml:space="preserve">system </w:t>
      </w:r>
      <w:r w:rsidR="00996EE8">
        <w:t>that can tackle</w:t>
      </w:r>
      <w:r w:rsidRPr="00A5088E">
        <w:t xml:space="preserve"> complex and diverse gaming environments. This approach not only mitigates known limitations</w:t>
      </w:r>
      <w:r w:rsidR="00996EE8">
        <w:t xml:space="preserve">, such as </w:t>
      </w:r>
      <w:r w:rsidR="00996EE8" w:rsidRPr="002C3EFE">
        <w:rPr>
          <w:b/>
          <w:bCs/>
        </w:rPr>
        <w:t>overestimation</w:t>
      </w:r>
      <w:r w:rsidR="00996EE8">
        <w:t xml:space="preserve"> </w:t>
      </w:r>
      <w:r w:rsidR="00996EE8" w:rsidRPr="002C3EFE">
        <w:rPr>
          <w:b/>
          <w:bCs/>
        </w:rPr>
        <w:t>bias</w:t>
      </w:r>
      <w:r w:rsidR="00996EE8">
        <w:t>, but also introduces innovative mechanisms to enhance</w:t>
      </w:r>
      <w:r w:rsidRPr="00A5088E">
        <w:t xml:space="preserve"> exploration and </w:t>
      </w:r>
      <w:r w:rsidR="00764FF8">
        <w:t>learning stability</w:t>
      </w:r>
      <w:r w:rsidRPr="00A5088E">
        <w:t>. Below are the core components that define the Rainbow algorithm:</w:t>
      </w:r>
    </w:p>
    <w:p w14:paraId="5DB5CC51" w14:textId="3418E42A" w:rsidR="00641686" w:rsidRPr="00641686" w:rsidRDefault="00641686" w:rsidP="007109D6">
      <w:pPr>
        <w:pStyle w:val="NormalBPBHEB"/>
        <w:numPr>
          <w:ilvl w:val="0"/>
          <w:numId w:val="4"/>
        </w:numPr>
      </w:pPr>
      <w:r w:rsidRPr="006F31A7">
        <w:rPr>
          <w:b/>
          <w:bCs/>
        </w:rPr>
        <w:t>Double DQN</w:t>
      </w:r>
      <w:r w:rsidRPr="00641686">
        <w:t xml:space="preserve">: </w:t>
      </w:r>
      <w:r w:rsidR="00897F28">
        <w:t>It m</w:t>
      </w:r>
      <w:r w:rsidRPr="00641686">
        <w:t>itigates overestimation bias.</w:t>
      </w:r>
    </w:p>
    <w:p w14:paraId="226C2568" w14:textId="7F00D4C5" w:rsidR="00641686" w:rsidRPr="00641686" w:rsidRDefault="00641686" w:rsidP="007109D6">
      <w:pPr>
        <w:pStyle w:val="NormalBPBHEB"/>
        <w:numPr>
          <w:ilvl w:val="0"/>
          <w:numId w:val="4"/>
        </w:numPr>
      </w:pPr>
      <w:r w:rsidRPr="006F31A7">
        <w:rPr>
          <w:b/>
          <w:bCs/>
        </w:rPr>
        <w:t xml:space="preserve">Prioritized </w:t>
      </w:r>
      <w:r w:rsidR="00897F28">
        <w:rPr>
          <w:b/>
          <w:bCs/>
        </w:rPr>
        <w:t>r</w:t>
      </w:r>
      <w:r w:rsidRPr="006F31A7">
        <w:rPr>
          <w:b/>
          <w:bCs/>
        </w:rPr>
        <w:t>eplay</w:t>
      </w:r>
      <w:r w:rsidRPr="00641686">
        <w:t xml:space="preserve">: </w:t>
      </w:r>
      <w:r w:rsidR="00897F28">
        <w:t>It s</w:t>
      </w:r>
      <w:r w:rsidRPr="00641686">
        <w:t xml:space="preserve">amples critical experiences more </w:t>
      </w:r>
      <w:r w:rsidR="007236E9" w:rsidRPr="00641686">
        <w:t>often</w:t>
      </w:r>
      <w:r w:rsidRPr="00641686">
        <w:t>.</w:t>
      </w:r>
    </w:p>
    <w:p w14:paraId="29E3C26D" w14:textId="5CDAB298" w:rsidR="00641686" w:rsidRPr="00641686" w:rsidRDefault="00641686" w:rsidP="007109D6">
      <w:pPr>
        <w:pStyle w:val="NormalBPBHEB"/>
        <w:numPr>
          <w:ilvl w:val="0"/>
          <w:numId w:val="4"/>
        </w:numPr>
      </w:pPr>
      <w:r w:rsidRPr="006F31A7">
        <w:rPr>
          <w:b/>
          <w:bCs/>
        </w:rPr>
        <w:t xml:space="preserve">Dueling </w:t>
      </w:r>
      <w:r w:rsidR="00897F28" w:rsidRPr="006F31A7">
        <w:rPr>
          <w:b/>
          <w:bCs/>
        </w:rPr>
        <w:t>networks</w:t>
      </w:r>
      <w:r w:rsidRPr="00641686">
        <w:t xml:space="preserve">: </w:t>
      </w:r>
      <w:r w:rsidR="00897F28">
        <w:t>It s</w:t>
      </w:r>
      <w:r w:rsidRPr="00641686">
        <w:t>eparates value and advantage functions.</w:t>
      </w:r>
    </w:p>
    <w:p w14:paraId="21A6998E" w14:textId="376FD188" w:rsidR="00641686" w:rsidRPr="00641686" w:rsidRDefault="00641686" w:rsidP="007109D6">
      <w:pPr>
        <w:pStyle w:val="NormalBPBHEB"/>
        <w:numPr>
          <w:ilvl w:val="0"/>
          <w:numId w:val="4"/>
        </w:numPr>
      </w:pPr>
      <w:r w:rsidRPr="006F31A7">
        <w:rPr>
          <w:b/>
          <w:bCs/>
        </w:rPr>
        <w:t>Multi-</w:t>
      </w:r>
      <w:r w:rsidR="00897F28" w:rsidRPr="006F31A7">
        <w:rPr>
          <w:b/>
          <w:bCs/>
        </w:rPr>
        <w:t>step learn</w:t>
      </w:r>
      <w:r w:rsidRPr="006F31A7">
        <w:rPr>
          <w:b/>
          <w:bCs/>
        </w:rPr>
        <w:t>ing</w:t>
      </w:r>
      <w:r w:rsidRPr="00641686">
        <w:t xml:space="preserve">: </w:t>
      </w:r>
      <w:r w:rsidR="00897F28">
        <w:t>It l</w:t>
      </w:r>
      <w:r w:rsidRPr="00641686">
        <w:t xml:space="preserve">ooks ahead multiple steps for </w:t>
      </w:r>
      <w:r w:rsidR="007236E9" w:rsidRPr="00641686">
        <w:t>correct</w:t>
      </w:r>
      <w:r w:rsidRPr="00641686">
        <w:t xml:space="preserve"> returns.</w:t>
      </w:r>
    </w:p>
    <w:p w14:paraId="0F5D9AC8" w14:textId="2E35A2B4" w:rsidR="00641686" w:rsidRPr="00641686" w:rsidRDefault="00641686" w:rsidP="007109D6">
      <w:pPr>
        <w:pStyle w:val="NormalBPBHEB"/>
        <w:numPr>
          <w:ilvl w:val="0"/>
          <w:numId w:val="4"/>
        </w:numPr>
      </w:pPr>
      <w:r w:rsidRPr="006F31A7">
        <w:rPr>
          <w:b/>
          <w:bCs/>
        </w:rPr>
        <w:t>Distributional Q-</w:t>
      </w:r>
      <w:r w:rsidR="00897F28" w:rsidRPr="006F31A7">
        <w:rPr>
          <w:b/>
          <w:bCs/>
        </w:rPr>
        <w:t>learning</w:t>
      </w:r>
      <w:r w:rsidRPr="00641686">
        <w:t xml:space="preserve">: </w:t>
      </w:r>
      <w:r w:rsidR="00897F28">
        <w:t>It m</w:t>
      </w:r>
      <w:r w:rsidRPr="00641686">
        <w:t>odels return distributions.</w:t>
      </w:r>
    </w:p>
    <w:p w14:paraId="150794FE" w14:textId="161EC07F" w:rsidR="00641686" w:rsidRDefault="00641686" w:rsidP="007109D6">
      <w:pPr>
        <w:pStyle w:val="NormalBPBHEB"/>
        <w:numPr>
          <w:ilvl w:val="0"/>
          <w:numId w:val="4"/>
        </w:numPr>
      </w:pPr>
      <w:r w:rsidRPr="006F31A7">
        <w:rPr>
          <w:b/>
          <w:bCs/>
        </w:rPr>
        <w:t xml:space="preserve">Noisy </w:t>
      </w:r>
      <w:r w:rsidR="00897F28" w:rsidRPr="006F31A7">
        <w:rPr>
          <w:b/>
          <w:bCs/>
        </w:rPr>
        <w:t>nets</w:t>
      </w:r>
      <w:r w:rsidRPr="00641686">
        <w:t xml:space="preserve">: </w:t>
      </w:r>
      <w:r w:rsidR="00B1495B">
        <w:t>They add</w:t>
      </w:r>
      <w:r w:rsidRPr="00641686">
        <w:t xml:space="preserve"> stochasticity for improved exploration.</w:t>
      </w:r>
    </w:p>
    <w:p w14:paraId="44AE7D1F" w14:textId="77777777" w:rsidR="00897F28" w:rsidRPr="00641686" w:rsidRDefault="00897F28" w:rsidP="00897F28">
      <w:pPr>
        <w:pStyle w:val="NormalBPBHEB"/>
      </w:pPr>
    </w:p>
    <w:p w14:paraId="5EEB9FCD" w14:textId="4A0FD536" w:rsidR="00641686" w:rsidRDefault="00641686" w:rsidP="00897F28">
      <w:pPr>
        <w:pStyle w:val="Heading3BPBHEB"/>
      </w:pPr>
      <w:r w:rsidRPr="005E105E">
        <w:t xml:space="preserve">Basic Rainbow </w:t>
      </w:r>
      <w:r w:rsidR="00897F28">
        <w:t>a</w:t>
      </w:r>
      <w:r w:rsidRPr="005E105E">
        <w:t>lgorithm</w:t>
      </w:r>
    </w:p>
    <w:p w14:paraId="53A9440E" w14:textId="05228B18" w:rsidR="005154E1" w:rsidRPr="005154E1" w:rsidRDefault="000B04EF" w:rsidP="00897F28">
      <w:pPr>
        <w:pStyle w:val="NormalBPBHEB"/>
      </w:pPr>
      <w:r w:rsidRPr="004720E9">
        <w:t xml:space="preserve">The </w:t>
      </w:r>
      <w:r w:rsidR="00897F28">
        <w:t xml:space="preserve">code </w:t>
      </w:r>
      <w:r w:rsidRPr="004720E9">
        <w:t xml:space="preserve">example demonstrates the core structure of a replay buffer, a key component of the Rainbow algorithm. Replay buffers store experiences, which include state-action-reward transitions, and are later sampled to train the model. This method ensures effective use of past experiences, allowing the agent to learn from </w:t>
      </w:r>
      <w:r w:rsidR="00DB0D38">
        <w:t>essential</w:t>
      </w:r>
      <w:r w:rsidR="00DB0D38" w:rsidRPr="004720E9">
        <w:t xml:space="preserve"> </w:t>
      </w:r>
      <w:r w:rsidRPr="004720E9">
        <w:t>scenarios multiple times</w:t>
      </w:r>
      <w:r>
        <w:rPr>
          <w:b/>
          <w:bCs/>
        </w:rPr>
        <w:t>.</w:t>
      </w:r>
    </w:p>
    <w:p w14:paraId="1FA4A86D" w14:textId="74B05272" w:rsidR="005154E1" w:rsidRPr="005154E1" w:rsidRDefault="005154E1" w:rsidP="00897F28">
      <w:pPr>
        <w:pStyle w:val="NormalBPBHEB"/>
      </w:pPr>
      <w:r w:rsidRPr="005154E1">
        <w:t>The replay buffer used in Rainbow is designed to prioritize significant experiences, helping the algorithm focus on more meaningful updates. This prioritization addresses the inefficiencies in uniform sampling and is a key factor in Rainbow's superior performance.</w:t>
      </w:r>
      <w:r w:rsidR="00897F28">
        <w:t xml:space="preserve"> A</w:t>
      </w:r>
      <w:r w:rsidRPr="005154E1">
        <w:t xml:space="preserve"> Python implementation of a basic replay buffer</w:t>
      </w:r>
      <w:r w:rsidR="00897F28">
        <w:t xml:space="preserve"> is as follows</w:t>
      </w:r>
      <w:r w:rsidRPr="005154E1">
        <w:t>:</w:t>
      </w:r>
    </w:p>
    <w:p w14:paraId="7FFD1085" w14:textId="13250120" w:rsidR="005E105E" w:rsidRPr="00897F28" w:rsidRDefault="001D668B" w:rsidP="00B94733">
      <w:pPr>
        <w:pStyle w:val="SC-Source"/>
      </w:pPr>
      <w:r>
        <w:t>```python</w:t>
      </w:r>
    </w:p>
    <w:p w14:paraId="105E58E9" w14:textId="60C1A5A8" w:rsidR="00641686" w:rsidRPr="00897F28" w:rsidRDefault="4AD6C8B7" w:rsidP="00B94733">
      <w:pPr>
        <w:pStyle w:val="SC-Source"/>
      </w:pPr>
      <w:r w:rsidRPr="00897F28">
        <w:t xml:space="preserve">class </w:t>
      </w:r>
      <w:proofErr w:type="spellStart"/>
      <w:r w:rsidRPr="00897F28">
        <w:t>ReplayBuffer</w:t>
      </w:r>
      <w:proofErr w:type="spellEnd"/>
      <w:r w:rsidRPr="00897F28">
        <w:t>:</w:t>
      </w:r>
    </w:p>
    <w:p w14:paraId="0E85A988" w14:textId="77777777" w:rsidR="00641686" w:rsidRPr="00897F28" w:rsidRDefault="4AD6C8B7" w:rsidP="00B94733">
      <w:pPr>
        <w:pStyle w:val="SC-Source"/>
      </w:pPr>
      <w:r w:rsidRPr="00897F28">
        <w:t xml:space="preserve">    def __</w:t>
      </w:r>
      <w:proofErr w:type="spellStart"/>
      <w:r w:rsidRPr="00897F28">
        <w:t>init</w:t>
      </w:r>
      <w:proofErr w:type="spellEnd"/>
      <w:r w:rsidRPr="00897F28">
        <w:t>__(self, capacity):</w:t>
      </w:r>
    </w:p>
    <w:p w14:paraId="38C57370" w14:textId="77777777" w:rsidR="00641686" w:rsidRPr="00897F28" w:rsidRDefault="4AD6C8B7" w:rsidP="00B94733">
      <w:pPr>
        <w:pStyle w:val="SC-Source"/>
      </w:pPr>
      <w:r w:rsidRPr="00897F28">
        <w:t xml:space="preserve">        </w:t>
      </w:r>
      <w:proofErr w:type="spellStart"/>
      <w:r w:rsidRPr="00897F28">
        <w:t>self.capacity</w:t>
      </w:r>
      <w:proofErr w:type="spellEnd"/>
      <w:r w:rsidRPr="00897F28">
        <w:t xml:space="preserve"> = capacity</w:t>
      </w:r>
    </w:p>
    <w:p w14:paraId="09EA6FE6" w14:textId="77777777" w:rsidR="00641686" w:rsidRPr="00897F28" w:rsidRDefault="4AD6C8B7" w:rsidP="00B94733">
      <w:pPr>
        <w:pStyle w:val="SC-Source"/>
      </w:pPr>
      <w:r w:rsidRPr="00897F28">
        <w:t xml:space="preserve">        </w:t>
      </w:r>
      <w:proofErr w:type="spellStart"/>
      <w:r w:rsidRPr="00897F28">
        <w:t>self.buffer</w:t>
      </w:r>
      <w:proofErr w:type="spellEnd"/>
      <w:r w:rsidRPr="00897F28">
        <w:t xml:space="preserve"> = []</w:t>
      </w:r>
    </w:p>
    <w:p w14:paraId="01D386BA" w14:textId="77777777" w:rsidR="00641686" w:rsidRPr="00897F28" w:rsidRDefault="00641686" w:rsidP="00B94733">
      <w:pPr>
        <w:pStyle w:val="SC-Source"/>
      </w:pPr>
    </w:p>
    <w:p w14:paraId="2AE43B94" w14:textId="77777777" w:rsidR="00641686" w:rsidRPr="00897F28" w:rsidRDefault="4AD6C8B7" w:rsidP="00B94733">
      <w:pPr>
        <w:pStyle w:val="SC-Source"/>
      </w:pPr>
      <w:r w:rsidRPr="00897F28">
        <w:t xml:space="preserve">    def add(self, experience):</w:t>
      </w:r>
    </w:p>
    <w:p w14:paraId="10CE647A" w14:textId="77777777" w:rsidR="00641686" w:rsidRPr="00897F28" w:rsidRDefault="4AD6C8B7" w:rsidP="00B94733">
      <w:pPr>
        <w:pStyle w:val="SC-Source"/>
      </w:pPr>
      <w:r w:rsidRPr="00897F28">
        <w:t xml:space="preserve">        if </w:t>
      </w:r>
      <w:proofErr w:type="spellStart"/>
      <w:r w:rsidRPr="00897F28">
        <w:t>len</w:t>
      </w:r>
      <w:proofErr w:type="spellEnd"/>
      <w:r w:rsidRPr="00897F28">
        <w:t>(</w:t>
      </w:r>
      <w:proofErr w:type="spellStart"/>
      <w:r w:rsidRPr="00897F28">
        <w:t>self.buffer</w:t>
      </w:r>
      <w:proofErr w:type="spellEnd"/>
      <w:r w:rsidRPr="00897F28">
        <w:t xml:space="preserve">) &gt;= </w:t>
      </w:r>
      <w:proofErr w:type="spellStart"/>
      <w:r w:rsidRPr="00897F28">
        <w:t>self.capacity</w:t>
      </w:r>
      <w:proofErr w:type="spellEnd"/>
      <w:r w:rsidRPr="00897F28">
        <w:t>:</w:t>
      </w:r>
    </w:p>
    <w:p w14:paraId="58F16047" w14:textId="77777777" w:rsidR="00641686" w:rsidRPr="00897F28" w:rsidRDefault="4AD6C8B7" w:rsidP="00B94733">
      <w:pPr>
        <w:pStyle w:val="SC-Source"/>
      </w:pPr>
      <w:r w:rsidRPr="00897F28">
        <w:t xml:space="preserve">            </w:t>
      </w:r>
      <w:proofErr w:type="spellStart"/>
      <w:r w:rsidRPr="00897F28">
        <w:t>self.buffer.pop</w:t>
      </w:r>
      <w:proofErr w:type="spellEnd"/>
      <w:r w:rsidRPr="00897F28">
        <w:t>(0)</w:t>
      </w:r>
    </w:p>
    <w:p w14:paraId="3F077A54" w14:textId="77777777" w:rsidR="00641686" w:rsidRPr="00897F28" w:rsidRDefault="4AD6C8B7" w:rsidP="00B94733">
      <w:pPr>
        <w:pStyle w:val="SC-Source"/>
      </w:pPr>
      <w:r w:rsidRPr="00897F28">
        <w:t xml:space="preserve">        </w:t>
      </w:r>
      <w:proofErr w:type="spellStart"/>
      <w:r w:rsidRPr="00897F28">
        <w:t>self.buffer.append</w:t>
      </w:r>
      <w:proofErr w:type="spellEnd"/>
      <w:r w:rsidRPr="00897F28">
        <w:t>(experience)</w:t>
      </w:r>
    </w:p>
    <w:p w14:paraId="1CECCFFE" w14:textId="77777777" w:rsidR="00641686" w:rsidRPr="00897F28" w:rsidRDefault="00641686" w:rsidP="00B94733">
      <w:pPr>
        <w:pStyle w:val="SC-Source"/>
      </w:pPr>
    </w:p>
    <w:p w14:paraId="43F41731" w14:textId="77777777" w:rsidR="00641686" w:rsidRPr="00897F28" w:rsidRDefault="4AD6C8B7" w:rsidP="00B94733">
      <w:pPr>
        <w:pStyle w:val="SC-Source"/>
      </w:pPr>
      <w:r w:rsidRPr="00897F28">
        <w:t xml:space="preserve">    def sample(self, </w:t>
      </w:r>
      <w:proofErr w:type="spellStart"/>
      <w:r w:rsidRPr="00897F28">
        <w:t>batch_size</w:t>
      </w:r>
      <w:proofErr w:type="spellEnd"/>
      <w:r w:rsidRPr="00897F28">
        <w:t>):</w:t>
      </w:r>
    </w:p>
    <w:p w14:paraId="062A9D6D" w14:textId="77777777" w:rsidR="00641686" w:rsidRPr="00897F28" w:rsidRDefault="4AD6C8B7" w:rsidP="00B94733">
      <w:pPr>
        <w:pStyle w:val="SC-Source"/>
      </w:pPr>
      <w:r w:rsidRPr="00897F28">
        <w:t xml:space="preserve">        indices = </w:t>
      </w:r>
      <w:proofErr w:type="spellStart"/>
      <w:r w:rsidRPr="00897F28">
        <w:t>np.random.choice</w:t>
      </w:r>
      <w:proofErr w:type="spellEnd"/>
      <w:r w:rsidRPr="00897F28">
        <w:t>(</w:t>
      </w:r>
      <w:proofErr w:type="spellStart"/>
      <w:r w:rsidRPr="00897F28">
        <w:t>len</w:t>
      </w:r>
      <w:proofErr w:type="spellEnd"/>
      <w:r w:rsidRPr="00897F28">
        <w:t>(</w:t>
      </w:r>
      <w:proofErr w:type="spellStart"/>
      <w:r w:rsidRPr="00897F28">
        <w:t>self.buffer</w:t>
      </w:r>
      <w:proofErr w:type="spellEnd"/>
      <w:r w:rsidRPr="00897F28">
        <w:t xml:space="preserve">), </w:t>
      </w:r>
      <w:proofErr w:type="spellStart"/>
      <w:r w:rsidRPr="00897F28">
        <w:t>batch_size</w:t>
      </w:r>
      <w:proofErr w:type="spellEnd"/>
      <w:r w:rsidRPr="00897F28">
        <w:t>, replace=False)</w:t>
      </w:r>
    </w:p>
    <w:p w14:paraId="2BE62448" w14:textId="77777777" w:rsidR="00641686" w:rsidRPr="00897F28" w:rsidRDefault="4AD6C8B7" w:rsidP="00B94733">
      <w:pPr>
        <w:pStyle w:val="SC-Source"/>
      </w:pPr>
      <w:r w:rsidRPr="00897F28">
        <w:t xml:space="preserve">        return [</w:t>
      </w:r>
      <w:proofErr w:type="spellStart"/>
      <w:r w:rsidRPr="00897F28">
        <w:t>self.buffer</w:t>
      </w:r>
      <w:proofErr w:type="spellEnd"/>
      <w:r w:rsidRPr="00897F28">
        <w:t>[</w:t>
      </w:r>
      <w:proofErr w:type="spellStart"/>
      <w:r w:rsidRPr="00897F28">
        <w:t>i</w:t>
      </w:r>
      <w:proofErr w:type="spellEnd"/>
      <w:r w:rsidRPr="00897F28">
        <w:t xml:space="preserve">] for </w:t>
      </w:r>
      <w:proofErr w:type="spellStart"/>
      <w:r w:rsidRPr="00897F28">
        <w:t>i</w:t>
      </w:r>
      <w:proofErr w:type="spellEnd"/>
      <w:r w:rsidRPr="00897F28">
        <w:t xml:space="preserve"> in indices]</w:t>
      </w:r>
    </w:p>
    <w:p w14:paraId="370AB526" w14:textId="77777777" w:rsidR="00641686" w:rsidRPr="00897F28" w:rsidRDefault="00641686" w:rsidP="00B94733">
      <w:pPr>
        <w:pStyle w:val="SC-Source"/>
      </w:pPr>
    </w:p>
    <w:p w14:paraId="30D44839" w14:textId="77777777" w:rsidR="00641686" w:rsidRPr="00897F28" w:rsidRDefault="4AD6C8B7" w:rsidP="00B94733">
      <w:pPr>
        <w:pStyle w:val="SC-Source"/>
      </w:pPr>
      <w:r w:rsidRPr="00897F28">
        <w:t xml:space="preserve">buffer = </w:t>
      </w:r>
      <w:proofErr w:type="spellStart"/>
      <w:r w:rsidRPr="00897F28">
        <w:t>ReplayBuffer</w:t>
      </w:r>
      <w:proofErr w:type="spellEnd"/>
      <w:r w:rsidRPr="00897F28">
        <w:t>(10000)</w:t>
      </w:r>
    </w:p>
    <w:p w14:paraId="66FB23E0" w14:textId="4F7F38A0" w:rsidR="00641686" w:rsidRPr="00897F28" w:rsidRDefault="005E105E" w:rsidP="00B94733">
      <w:pPr>
        <w:pStyle w:val="SC-Source"/>
      </w:pPr>
      <w:r w:rsidRPr="00897F28">
        <w:t>`</w:t>
      </w:r>
      <w:r w:rsidR="0076557E">
        <w:t>``</w:t>
      </w:r>
    </w:p>
    <w:p w14:paraId="223BBFE9" w14:textId="77777777" w:rsidR="005154E1" w:rsidRPr="005154E1" w:rsidRDefault="005154E1" w:rsidP="00897F28">
      <w:pPr>
        <w:pStyle w:val="NormalBPBHEB"/>
      </w:pPr>
      <w:r w:rsidRPr="005154E1">
        <w:t>This code defines a basic replay buffer for managing experience storage and retrieval:</w:t>
      </w:r>
    </w:p>
    <w:p w14:paraId="693E1D4B" w14:textId="701C4612" w:rsidR="005154E1" w:rsidRDefault="005F2365" w:rsidP="007109D6">
      <w:pPr>
        <w:pStyle w:val="NormalBPBHEB"/>
        <w:numPr>
          <w:ilvl w:val="0"/>
          <w:numId w:val="5"/>
        </w:numPr>
      </w:pPr>
      <w:r w:rsidRPr="00E66BEE">
        <w:rPr>
          <w:b/>
          <w:color w:val="000000"/>
        </w:rPr>
        <w:t>Initialization (</w:t>
      </w:r>
      <w:r w:rsidR="00E66BEE" w:rsidRPr="00897F28">
        <w:rPr>
          <w:rStyle w:val="CodeinTextBPBHEBChar"/>
        </w:rPr>
        <w:t>__</w:t>
      </w:r>
      <w:proofErr w:type="spellStart"/>
      <w:r w:rsidR="00E66BEE" w:rsidRPr="00897F28">
        <w:rPr>
          <w:rStyle w:val="CodeinTextBPBHEBChar"/>
        </w:rPr>
        <w:t>init</w:t>
      </w:r>
      <w:proofErr w:type="spellEnd"/>
      <w:r w:rsidR="00E66BEE" w:rsidRPr="00897F28">
        <w:rPr>
          <w:rStyle w:val="CodeinTextBPBHEBChar"/>
        </w:rPr>
        <w:t>__</w:t>
      </w:r>
      <w:r w:rsidR="00E66BEE">
        <w:rPr>
          <w:b/>
          <w:bCs/>
        </w:rPr>
        <w:t xml:space="preserve"> method</w:t>
      </w:r>
      <w:r w:rsidRPr="00E66BEE">
        <w:rPr>
          <w:b/>
          <w:color w:val="000000"/>
        </w:rPr>
        <w:t>):</w:t>
      </w:r>
      <w:r w:rsidRPr="00E66BEE">
        <w:rPr>
          <w:color w:val="000000"/>
        </w:rPr>
        <w:t xml:space="preserve"> The replay buffer is established with a predetermined capacity, specifying the maximum number of experiences it may store.</w:t>
      </w:r>
      <w:r>
        <w:rPr>
          <w:color w:val="000000"/>
        </w:rPr>
        <w:t xml:space="preserve"> </w:t>
      </w:r>
      <w:r w:rsidR="00E8566C">
        <w:t>When the buffer is full, older experiences are removed to make space for new ones, following a</w:t>
      </w:r>
      <w:r w:rsidR="00E8566C" w:rsidRPr="00897F28">
        <w:rPr>
          <w:b/>
          <w:bCs/>
        </w:rPr>
        <w:t xml:space="preserve"> first-in, first-out</w:t>
      </w:r>
      <w:r w:rsidR="00E8566C">
        <w:t xml:space="preserve"> (</w:t>
      </w:r>
      <w:r w:rsidR="00E8566C" w:rsidRPr="00897F28">
        <w:rPr>
          <w:b/>
          <w:bCs/>
        </w:rPr>
        <w:t>FIFO</w:t>
      </w:r>
      <w:r w:rsidR="00E8566C">
        <w:t>) approach.</w:t>
      </w:r>
    </w:p>
    <w:p w14:paraId="0EF6A34F" w14:textId="6BD468FD" w:rsidR="005154E1" w:rsidRPr="00E8566C" w:rsidRDefault="004720E9" w:rsidP="007109D6">
      <w:pPr>
        <w:pStyle w:val="NormalBPBHEB"/>
        <w:numPr>
          <w:ilvl w:val="0"/>
          <w:numId w:val="5"/>
        </w:numPr>
      </w:pPr>
      <w:r>
        <w:rPr>
          <w:b/>
          <w:bCs/>
        </w:rPr>
        <w:t xml:space="preserve">Adding </w:t>
      </w:r>
      <w:r w:rsidR="007D3375">
        <w:rPr>
          <w:b/>
          <w:bCs/>
        </w:rPr>
        <w:t>e</w:t>
      </w:r>
      <w:r>
        <w:rPr>
          <w:b/>
          <w:bCs/>
        </w:rPr>
        <w:t>xperiences (</w:t>
      </w:r>
      <w:r w:rsidRPr="007D3375">
        <w:rPr>
          <w:rStyle w:val="CodeinTextBPBHEBChar"/>
        </w:rPr>
        <w:t>add</w:t>
      </w:r>
      <w:r>
        <w:rPr>
          <w:b/>
          <w:bCs/>
        </w:rPr>
        <w:t xml:space="preserve"> method): </w:t>
      </w:r>
      <w:r w:rsidRPr="0008366C">
        <w:t>Each experience, usually a tuple containing the state, action, reward, and next state, is added to the buffer. When the buffer reaches its capacity, the oldest experience is removed to keep a fixed size.</w:t>
      </w:r>
    </w:p>
    <w:p w14:paraId="26E3D81B" w14:textId="65C863AB" w:rsidR="005154E1" w:rsidRPr="00A410BD" w:rsidRDefault="00175ADB" w:rsidP="007109D6">
      <w:pPr>
        <w:pStyle w:val="NormalBPBHEB"/>
        <w:numPr>
          <w:ilvl w:val="0"/>
          <w:numId w:val="5"/>
        </w:numPr>
      </w:pPr>
      <w:r>
        <w:rPr>
          <w:b/>
          <w:bCs/>
        </w:rPr>
        <w:t xml:space="preserve">Sampling </w:t>
      </w:r>
      <w:r w:rsidR="007D3375">
        <w:rPr>
          <w:b/>
          <w:bCs/>
        </w:rPr>
        <w:t>e</w:t>
      </w:r>
      <w:r>
        <w:rPr>
          <w:b/>
          <w:bCs/>
        </w:rPr>
        <w:t>xperiences (</w:t>
      </w:r>
      <w:r w:rsidRPr="007D3375">
        <w:rPr>
          <w:rStyle w:val="CodeinTextBPBHEBChar"/>
        </w:rPr>
        <w:t>sample</w:t>
      </w:r>
      <w:r>
        <w:rPr>
          <w:b/>
          <w:bCs/>
        </w:rPr>
        <w:t xml:space="preserve"> method</w:t>
      </w:r>
      <w:r w:rsidR="00A410BD">
        <w:rPr>
          <w:b/>
          <w:bCs/>
        </w:rPr>
        <w:t xml:space="preserve">): </w:t>
      </w:r>
      <w:r w:rsidR="002F0AB3">
        <w:t>A</w:t>
      </w:r>
      <w:r w:rsidR="002F0AB3" w:rsidRPr="0008366C">
        <w:t xml:space="preserve"> </w:t>
      </w:r>
      <w:r w:rsidR="00A410BD" w:rsidRPr="0008366C">
        <w:t xml:space="preserve">batch of experiences is randomly sampled from the buffer. This randomness helps break temporal correlations in the data, which is crucial for stable training in reinforcement learning. The </w:t>
      </w:r>
      <w:proofErr w:type="spellStart"/>
      <w:r w:rsidR="00A410BD" w:rsidRPr="007D3375">
        <w:rPr>
          <w:rStyle w:val="CodeinTextBPBHEBChar"/>
        </w:rPr>
        <w:t>np.random.choice</w:t>
      </w:r>
      <w:proofErr w:type="spellEnd"/>
      <w:r w:rsidR="00A410BD" w:rsidRPr="002F0AB3">
        <w:t xml:space="preserve"> function ensures that the selected experiences are diverse, improving the agent's learning efficiency</w:t>
      </w:r>
      <w:r w:rsidRPr="002F0AB3">
        <w:t>.</w:t>
      </w:r>
    </w:p>
    <w:p w14:paraId="0DE64573" w14:textId="2F3F6577" w:rsidR="005154E1" w:rsidRPr="005154E1" w:rsidRDefault="00175ADB" w:rsidP="007109D6">
      <w:pPr>
        <w:pStyle w:val="NormalBPBHEB"/>
        <w:numPr>
          <w:ilvl w:val="0"/>
          <w:numId w:val="5"/>
        </w:numPr>
      </w:pPr>
      <w:r>
        <w:rPr>
          <w:b/>
          <w:bCs/>
        </w:rPr>
        <w:t xml:space="preserve">Usage in </w:t>
      </w:r>
      <w:r w:rsidR="007D3375">
        <w:rPr>
          <w:b/>
          <w:bCs/>
        </w:rPr>
        <w:t>t</w:t>
      </w:r>
      <w:r>
        <w:rPr>
          <w:b/>
          <w:bCs/>
        </w:rPr>
        <w:t xml:space="preserve">raining: </w:t>
      </w:r>
      <w:r w:rsidR="00D92B80">
        <w:t xml:space="preserve">The </w:t>
      </w:r>
      <w:proofErr w:type="spellStart"/>
      <w:r w:rsidR="00D92B80" w:rsidRPr="007D3375">
        <w:rPr>
          <w:rStyle w:val="CodeinTextBPBHEBChar"/>
        </w:rPr>
        <w:t>ReplayBuffer</w:t>
      </w:r>
      <w:proofErr w:type="spellEnd"/>
      <w:r w:rsidR="00D92B80">
        <w:t xml:space="preserve"> class is initialized with a capacity of 10,000. During training, the buffer collects experiences, which are later sampled in </w:t>
      </w:r>
      <w:r w:rsidR="00695D0B">
        <w:t>mini-batches</w:t>
      </w:r>
      <w:r w:rsidR="00D92B80">
        <w:t xml:space="preserve"> to update the neural network. Prioritized sampling, as used in advanced versions of Rainbow, further improves this process by emphasizing more informative transitions.</w:t>
      </w:r>
    </w:p>
    <w:p w14:paraId="560304BF" w14:textId="193EC9A0" w:rsidR="005154E1" w:rsidRDefault="005C5FAD" w:rsidP="007D3375">
      <w:pPr>
        <w:pStyle w:val="NormalBPBHEB"/>
      </w:pPr>
      <w:r>
        <w:t>This implementation lays the groundwork for experience replay</w:t>
      </w:r>
      <w:r w:rsidR="004B7767">
        <w:t>. This concept</w:t>
      </w:r>
      <w:r>
        <w:t xml:space="preserve"> </w:t>
      </w:r>
      <w:r w:rsidR="00D92B80">
        <w:t xml:space="preserve">has </w:t>
      </w:r>
      <w:r w:rsidR="00E92301">
        <w:t xml:space="preserve">revolutionized reinforcement learning by enabling agents to revisit and learn from past experiences, thereby stabilizing </w:t>
      </w:r>
      <w:r w:rsidR="00695D0B">
        <w:t>training</w:t>
      </w:r>
      <w:r w:rsidR="00E92301">
        <w:t xml:space="preserve"> and accelerating</w:t>
      </w:r>
      <w:r>
        <w:t xml:space="preserve"> convergence. In Rainbow, this feature is </w:t>
      </w:r>
      <w:r w:rsidR="00D92B80">
        <w:t>enhanced with prioritized replay, ensuring</w:t>
      </w:r>
      <w:r>
        <w:t xml:space="preserve"> that the agent focuses more on learning from high-value experiences.</w:t>
      </w:r>
    </w:p>
    <w:p w14:paraId="065C2443" w14:textId="77777777" w:rsidR="007D3375" w:rsidRDefault="007D3375" w:rsidP="007D3375">
      <w:pPr>
        <w:pStyle w:val="NormalBPBHEB"/>
      </w:pPr>
    </w:p>
    <w:p w14:paraId="3A8268A7" w14:textId="0269F5C6" w:rsidR="00F50DFF" w:rsidRPr="00F50DFF" w:rsidRDefault="00F50DFF" w:rsidP="007D3375">
      <w:pPr>
        <w:pStyle w:val="Heading2BPBHEB"/>
      </w:pPr>
      <w:r w:rsidRPr="00F50DFF">
        <w:t xml:space="preserve">Hyperparameter </w:t>
      </w:r>
      <w:r w:rsidR="007D3375">
        <w:t>t</w:t>
      </w:r>
      <w:r w:rsidRPr="00F50DFF">
        <w:t>uning</w:t>
      </w:r>
    </w:p>
    <w:p w14:paraId="27DE7486" w14:textId="0CAD516E" w:rsidR="00302F29" w:rsidRDefault="002046A5" w:rsidP="007D3375">
      <w:pPr>
        <w:pStyle w:val="NormalBPBHEB"/>
      </w:pPr>
      <w:r>
        <w:t xml:space="preserve">Hyperparameter tuning is crucial </w:t>
      </w:r>
      <w:r w:rsidR="004B7767">
        <w:t>to ensuring that Rainbow DQN effectively leverages its integrated features, including prioritized replay, dueling networks, and noisy nets, each with</w:t>
      </w:r>
      <w:r>
        <w:t xml:space="preserve"> its own sensitivities. Adjusting parameters </w:t>
      </w:r>
      <w:r w:rsidR="004B7767">
        <w:t>such as the learning rate, discount factor, and replay buffer size directly affects</w:t>
      </w:r>
      <w:r>
        <w:t xml:space="preserve"> the stability and efficiency of learning. For example, while a higher learning rate may </w:t>
      </w:r>
      <w:r w:rsidR="00E92301">
        <w:t>accelerate convergence, it also increases the risk of instability, particularly in complex environments such as</w:t>
      </w:r>
      <w:r>
        <w:t xml:space="preserve"> Atari games </w:t>
      </w:r>
      <w:r w:rsidR="007D3375">
        <w:t>[10]</w:t>
      </w:r>
      <w:r w:rsidR="00302F29" w:rsidRPr="00302F29">
        <w:t xml:space="preserve">. </w:t>
      </w:r>
      <w:r>
        <w:t xml:space="preserve">Techniques like </w:t>
      </w:r>
      <w:r w:rsidRPr="007D3375">
        <w:rPr>
          <w:b/>
          <w:bCs/>
        </w:rPr>
        <w:t>Bayesian optimization</w:t>
      </w:r>
      <w:r>
        <w:t xml:space="preserve"> help systematically explore the hyperparameter space while balancing computational costs </w:t>
      </w:r>
      <w:r w:rsidR="007D3375">
        <w:t>[13]</w:t>
      </w:r>
      <w:r w:rsidR="00302F29" w:rsidRPr="00302F29">
        <w:t>.</w:t>
      </w:r>
    </w:p>
    <w:p w14:paraId="516A8359" w14:textId="1C0EEAE8" w:rsidR="00246F88" w:rsidRDefault="002046A5" w:rsidP="007D3375">
      <w:pPr>
        <w:pStyle w:val="NormalBPBHEB"/>
      </w:pPr>
      <w:r>
        <w:t xml:space="preserve">Optimal hyperparameter values </w:t>
      </w:r>
      <w:r w:rsidR="00532244">
        <w:t xml:space="preserve">vary depending on the </w:t>
      </w:r>
      <w:r>
        <w:t xml:space="preserve">environment and </w:t>
      </w:r>
      <w:r w:rsidR="005B062E">
        <w:t xml:space="preserve">the </w:t>
      </w:r>
      <w:r w:rsidR="004B7767">
        <w:t>task's complexity</w:t>
      </w:r>
      <w:r>
        <w:t xml:space="preserve">. Techniques such as grid search, random search, or Bayesian optimization can be </w:t>
      </w:r>
      <w:r w:rsidR="004B7767">
        <w:t xml:space="preserve">used </w:t>
      </w:r>
      <w:r w:rsidR="00DB0D38">
        <w:t>to explore the parameter space systematically</w:t>
      </w:r>
      <w:r>
        <w:t>.</w:t>
      </w:r>
    </w:p>
    <w:p w14:paraId="3AC273ED" w14:textId="77C4DFE3" w:rsidR="003A7FAA" w:rsidRPr="003A7FAA" w:rsidRDefault="00C80237" w:rsidP="007D3375">
      <w:pPr>
        <w:pStyle w:val="NormalBPBHEB"/>
      </w:pPr>
      <w:r>
        <w:t>An</w:t>
      </w:r>
      <w:r w:rsidR="003A7FAA" w:rsidRPr="003A7FAA">
        <w:t xml:space="preserve"> </w:t>
      </w:r>
      <w:r w:rsidR="007D3375">
        <w:t>e</w:t>
      </w:r>
      <w:r w:rsidR="003A7FAA" w:rsidRPr="003A7FAA">
        <w:t>xampl</w:t>
      </w:r>
      <w:r w:rsidR="007D3375">
        <w:t>e of</w:t>
      </w:r>
      <w:r w:rsidR="003A7FAA" w:rsidRPr="003A7FAA">
        <w:t xml:space="preserve"> Bayesian </w:t>
      </w:r>
      <w:r w:rsidR="007D3375">
        <w:t>o</w:t>
      </w:r>
      <w:r w:rsidR="003A7FAA" w:rsidRPr="003A7FAA">
        <w:t xml:space="preserve">ptimization for </w:t>
      </w:r>
      <w:r w:rsidR="007D3375">
        <w:t>l</w:t>
      </w:r>
      <w:r w:rsidR="003A7FAA" w:rsidRPr="003A7FAA">
        <w:t xml:space="preserve">earning </w:t>
      </w:r>
      <w:r w:rsidR="007D3375">
        <w:t>r</w:t>
      </w:r>
      <w:r w:rsidR="003A7FAA" w:rsidRPr="003A7FAA">
        <w:t>ate</w:t>
      </w:r>
      <w:r w:rsidR="007D3375">
        <w:t xml:space="preserve"> is as follows:</w:t>
      </w:r>
    </w:p>
    <w:p w14:paraId="3BDD8172" w14:textId="14857EDF" w:rsidR="003A7FAA" w:rsidRPr="007D3375" w:rsidRDefault="001D668B" w:rsidP="00B94733">
      <w:pPr>
        <w:pStyle w:val="SC-Source"/>
      </w:pPr>
      <w:r>
        <w:t>```python</w:t>
      </w:r>
    </w:p>
    <w:p w14:paraId="50E615CD" w14:textId="3B97712C" w:rsidR="003A7FAA" w:rsidRPr="007D3375" w:rsidRDefault="4AD6C8B7" w:rsidP="00B94733">
      <w:pPr>
        <w:pStyle w:val="SC-Source"/>
      </w:pPr>
      <w:r w:rsidRPr="007D3375">
        <w:t xml:space="preserve">from </w:t>
      </w:r>
      <w:proofErr w:type="spellStart"/>
      <w:r w:rsidRPr="007D3375">
        <w:t>skopt</w:t>
      </w:r>
      <w:proofErr w:type="spellEnd"/>
      <w:r w:rsidRPr="007D3375">
        <w:t xml:space="preserve"> import </w:t>
      </w:r>
      <w:proofErr w:type="spellStart"/>
      <w:r w:rsidRPr="007D3375">
        <w:t>gp_minimize</w:t>
      </w:r>
      <w:proofErr w:type="spellEnd"/>
    </w:p>
    <w:p w14:paraId="25DF36FC" w14:textId="77777777" w:rsidR="003A7FAA" w:rsidRPr="007D3375" w:rsidRDefault="4AD6C8B7" w:rsidP="00B94733">
      <w:pPr>
        <w:pStyle w:val="SC-Source"/>
      </w:pPr>
      <w:r w:rsidRPr="007D3375">
        <w:t xml:space="preserve">from </w:t>
      </w:r>
      <w:proofErr w:type="spellStart"/>
      <w:r w:rsidRPr="007D3375">
        <w:t>skopt.space</w:t>
      </w:r>
      <w:proofErr w:type="spellEnd"/>
      <w:r w:rsidRPr="007D3375">
        <w:t xml:space="preserve"> import Real</w:t>
      </w:r>
    </w:p>
    <w:p w14:paraId="7F4D2F65" w14:textId="77777777" w:rsidR="003A7FAA" w:rsidRPr="007D3375" w:rsidRDefault="4AD6C8B7" w:rsidP="00B94733">
      <w:pPr>
        <w:pStyle w:val="SC-Source"/>
      </w:pPr>
      <w:r w:rsidRPr="007D3375">
        <w:t xml:space="preserve">from </w:t>
      </w:r>
      <w:proofErr w:type="spellStart"/>
      <w:r w:rsidRPr="007D3375">
        <w:t>skopt.utils</w:t>
      </w:r>
      <w:proofErr w:type="spellEnd"/>
      <w:r w:rsidRPr="007D3375">
        <w:t xml:space="preserve"> import </w:t>
      </w:r>
      <w:proofErr w:type="spellStart"/>
      <w:r w:rsidRPr="007D3375">
        <w:t>use_named_args</w:t>
      </w:r>
      <w:proofErr w:type="spellEnd"/>
    </w:p>
    <w:p w14:paraId="4F202B54" w14:textId="77777777" w:rsidR="003A7FAA" w:rsidRPr="007D3375" w:rsidRDefault="003A7FAA" w:rsidP="00B94733">
      <w:pPr>
        <w:pStyle w:val="SC-Source"/>
      </w:pPr>
    </w:p>
    <w:p w14:paraId="202B1640" w14:textId="77777777" w:rsidR="003A7FAA" w:rsidRPr="007D3375" w:rsidRDefault="003A7FAA" w:rsidP="00B94733">
      <w:pPr>
        <w:pStyle w:val="SC-Source"/>
      </w:pPr>
      <w:r w:rsidRPr="007D3375">
        <w:t># Define the parameter space</w:t>
      </w:r>
    </w:p>
    <w:p w14:paraId="30015BD5" w14:textId="77777777" w:rsidR="003A7FAA" w:rsidRPr="007D3375" w:rsidRDefault="4AD6C8B7" w:rsidP="00B94733">
      <w:pPr>
        <w:pStyle w:val="SC-Source"/>
      </w:pPr>
      <w:proofErr w:type="spellStart"/>
      <w:r w:rsidRPr="007D3375">
        <w:t>param_space</w:t>
      </w:r>
      <w:proofErr w:type="spellEnd"/>
      <w:r w:rsidRPr="007D3375">
        <w:t xml:space="preserve"> = [Real(1e-5, 1e-1, name='</w:t>
      </w:r>
      <w:proofErr w:type="spellStart"/>
      <w:r w:rsidRPr="007D3375">
        <w:t>learning_rate</w:t>
      </w:r>
      <w:proofErr w:type="spellEnd"/>
      <w:r w:rsidRPr="007D3375">
        <w:t>')]</w:t>
      </w:r>
    </w:p>
    <w:p w14:paraId="3F2CD844" w14:textId="77777777" w:rsidR="003A7FAA" w:rsidRPr="007D3375" w:rsidRDefault="003A7FAA" w:rsidP="00B94733">
      <w:pPr>
        <w:pStyle w:val="SC-Source"/>
      </w:pPr>
    </w:p>
    <w:p w14:paraId="36717308" w14:textId="77777777" w:rsidR="003A7FAA" w:rsidRPr="007D3375" w:rsidRDefault="003A7FAA" w:rsidP="00B94733">
      <w:pPr>
        <w:pStyle w:val="SC-Source"/>
      </w:pPr>
      <w:r w:rsidRPr="007D3375">
        <w:t># Define objective function</w:t>
      </w:r>
    </w:p>
    <w:p w14:paraId="3956DAF0" w14:textId="77777777" w:rsidR="003A7FAA" w:rsidRPr="007D3375" w:rsidRDefault="4AD6C8B7" w:rsidP="00B94733">
      <w:pPr>
        <w:pStyle w:val="SC-Source"/>
      </w:pPr>
      <w:r w:rsidRPr="007D3375">
        <w:t xml:space="preserve">def </w:t>
      </w:r>
      <w:proofErr w:type="spellStart"/>
      <w:r w:rsidRPr="007D3375">
        <w:t>train_model</w:t>
      </w:r>
      <w:proofErr w:type="spellEnd"/>
      <w:r w:rsidRPr="007D3375">
        <w:t>(</w:t>
      </w:r>
      <w:proofErr w:type="spellStart"/>
      <w:r w:rsidRPr="007D3375">
        <w:t>learning_rate</w:t>
      </w:r>
      <w:proofErr w:type="spellEnd"/>
      <w:r w:rsidRPr="007D3375">
        <w:t>):</w:t>
      </w:r>
    </w:p>
    <w:p w14:paraId="541A0BA4" w14:textId="77777777" w:rsidR="003A7FAA" w:rsidRPr="007D3375" w:rsidRDefault="4AD6C8B7" w:rsidP="00B94733">
      <w:pPr>
        <w:pStyle w:val="SC-Source"/>
      </w:pPr>
      <w:r w:rsidRPr="007D3375">
        <w:t xml:space="preserve">    agent = </w:t>
      </w:r>
      <w:proofErr w:type="spellStart"/>
      <w:r w:rsidRPr="007D3375">
        <w:t>RainbowDQN</w:t>
      </w:r>
      <w:proofErr w:type="spellEnd"/>
      <w:r w:rsidRPr="007D3375">
        <w:t>(</w:t>
      </w:r>
      <w:proofErr w:type="spellStart"/>
      <w:r w:rsidRPr="007D3375">
        <w:t>learning_rate</w:t>
      </w:r>
      <w:proofErr w:type="spellEnd"/>
      <w:r w:rsidRPr="007D3375">
        <w:t>=</w:t>
      </w:r>
      <w:proofErr w:type="spellStart"/>
      <w:r w:rsidRPr="007D3375">
        <w:t>learning_rate</w:t>
      </w:r>
      <w:proofErr w:type="spellEnd"/>
      <w:r w:rsidRPr="007D3375">
        <w:t>)</w:t>
      </w:r>
    </w:p>
    <w:p w14:paraId="063D8659" w14:textId="77777777" w:rsidR="003A7FAA" w:rsidRPr="007D3375" w:rsidRDefault="4AD6C8B7" w:rsidP="00B94733">
      <w:pPr>
        <w:pStyle w:val="SC-Source"/>
      </w:pPr>
      <w:r w:rsidRPr="007D3375">
        <w:t xml:space="preserve">    performance = </w:t>
      </w:r>
      <w:proofErr w:type="spellStart"/>
      <w:r w:rsidRPr="007D3375">
        <w:t>agent.train</w:t>
      </w:r>
      <w:proofErr w:type="spellEnd"/>
      <w:r w:rsidRPr="007D3375">
        <w:t>(env, episodes=100)</w:t>
      </w:r>
    </w:p>
    <w:p w14:paraId="0157A9CD" w14:textId="77777777" w:rsidR="003A7FAA" w:rsidRPr="007D3375" w:rsidRDefault="4AD6C8B7" w:rsidP="00B94733">
      <w:pPr>
        <w:pStyle w:val="SC-Source"/>
      </w:pPr>
      <w:r w:rsidRPr="007D3375">
        <w:t xml:space="preserve">    return -performance  # Negative because we aim to maximize performance</w:t>
      </w:r>
    </w:p>
    <w:p w14:paraId="1B19CA0F" w14:textId="77777777" w:rsidR="003A7FAA" w:rsidRPr="007D3375" w:rsidRDefault="003A7FAA" w:rsidP="00B94733">
      <w:pPr>
        <w:pStyle w:val="SC-Source"/>
      </w:pPr>
    </w:p>
    <w:p w14:paraId="476957D9" w14:textId="77777777" w:rsidR="003A7FAA" w:rsidRPr="007D3375" w:rsidRDefault="4AD6C8B7" w:rsidP="00B94733">
      <w:pPr>
        <w:pStyle w:val="SC-Source"/>
      </w:pPr>
      <w:r w:rsidRPr="007D3375">
        <w:t># Optimize using Bayesian Optimization</w:t>
      </w:r>
    </w:p>
    <w:p w14:paraId="2F5C003B" w14:textId="77777777" w:rsidR="003A7FAA" w:rsidRPr="007D3375" w:rsidRDefault="4AD6C8B7" w:rsidP="00B94733">
      <w:pPr>
        <w:pStyle w:val="SC-Source"/>
      </w:pPr>
      <w:r w:rsidRPr="007D3375">
        <w:t xml:space="preserve">results = </w:t>
      </w:r>
      <w:proofErr w:type="spellStart"/>
      <w:r w:rsidRPr="007D3375">
        <w:t>gp_minimize</w:t>
      </w:r>
      <w:proofErr w:type="spellEnd"/>
      <w:r w:rsidRPr="007D3375">
        <w:t>(</w:t>
      </w:r>
      <w:proofErr w:type="spellStart"/>
      <w:r w:rsidRPr="007D3375">
        <w:t>train_model</w:t>
      </w:r>
      <w:proofErr w:type="spellEnd"/>
      <w:r w:rsidRPr="007D3375">
        <w:t xml:space="preserve">, </w:t>
      </w:r>
      <w:proofErr w:type="spellStart"/>
      <w:r w:rsidRPr="007D3375">
        <w:t>param_space</w:t>
      </w:r>
      <w:proofErr w:type="spellEnd"/>
      <w:r w:rsidRPr="007D3375">
        <w:t xml:space="preserve">, </w:t>
      </w:r>
      <w:proofErr w:type="spellStart"/>
      <w:r w:rsidRPr="007D3375">
        <w:t>n_calls</w:t>
      </w:r>
      <w:proofErr w:type="spellEnd"/>
      <w:r w:rsidRPr="007D3375">
        <w:t>=20)</w:t>
      </w:r>
    </w:p>
    <w:p w14:paraId="778191E0" w14:textId="77777777" w:rsidR="003A7FAA" w:rsidRPr="007D3375" w:rsidRDefault="003A7FAA" w:rsidP="00B94733">
      <w:pPr>
        <w:pStyle w:val="SC-Source"/>
      </w:pPr>
    </w:p>
    <w:p w14:paraId="40C6324A" w14:textId="77777777" w:rsidR="003A7FAA" w:rsidRPr="007D3375" w:rsidRDefault="4AD6C8B7" w:rsidP="00B94733">
      <w:pPr>
        <w:pStyle w:val="SC-Source"/>
      </w:pPr>
      <w:r w:rsidRPr="007D3375">
        <w:t>print(</w:t>
      </w:r>
      <w:proofErr w:type="spellStart"/>
      <w:r w:rsidRPr="007D3375">
        <w:t>f"Best</w:t>
      </w:r>
      <w:proofErr w:type="spellEnd"/>
      <w:r w:rsidRPr="007D3375">
        <w:t xml:space="preserve"> learning rate: {</w:t>
      </w:r>
      <w:proofErr w:type="spellStart"/>
      <w:r w:rsidRPr="007D3375">
        <w:t>results.x</w:t>
      </w:r>
      <w:proofErr w:type="spellEnd"/>
      <w:r w:rsidRPr="007D3375">
        <w:t>[0]}")</w:t>
      </w:r>
    </w:p>
    <w:p w14:paraId="6D322D14" w14:textId="273A616E" w:rsidR="003A7FAA" w:rsidRPr="007D3375" w:rsidRDefault="003A7FAA" w:rsidP="00B94733">
      <w:pPr>
        <w:pStyle w:val="SC-Source"/>
      </w:pPr>
      <w:r w:rsidRPr="007D3375">
        <w:t>`</w:t>
      </w:r>
      <w:r w:rsidR="00C56B46">
        <w:t>``</w:t>
      </w:r>
    </w:p>
    <w:p w14:paraId="0E841ABA" w14:textId="52372976" w:rsidR="003A7FAA" w:rsidRPr="003A7FAA" w:rsidRDefault="003A7FAA" w:rsidP="007D3375">
      <w:pPr>
        <w:pStyle w:val="NormalBPBHEB"/>
      </w:pPr>
      <w:r w:rsidRPr="003A7FAA">
        <w:t xml:space="preserve">In this example, Bayesian optimization is </w:t>
      </w:r>
      <w:r w:rsidR="002046A5">
        <w:t>employed to determine the optimal</w:t>
      </w:r>
      <w:r w:rsidRPr="003A7FAA">
        <w:t xml:space="preserve"> learning rate for a Rainbow DQN agent. The </w:t>
      </w:r>
      <w:proofErr w:type="spellStart"/>
      <w:r w:rsidRPr="007D3375">
        <w:rPr>
          <w:rStyle w:val="CodeinTextBPBHEBChar"/>
        </w:rPr>
        <w:t>train_model</w:t>
      </w:r>
      <w:proofErr w:type="spellEnd"/>
      <w:r w:rsidRPr="003A7FAA">
        <w:t xml:space="preserve"> function evaluates agent performance for each </w:t>
      </w:r>
      <w:r w:rsidR="008C3647" w:rsidRPr="003A7FAA">
        <w:t>candidate’s</w:t>
      </w:r>
      <w:r w:rsidRPr="003A7FAA">
        <w:t xml:space="preserve"> learning rate, iteratively refining the search for </w:t>
      </w:r>
      <w:r w:rsidR="002046A5">
        <w:t xml:space="preserve">the </w:t>
      </w:r>
      <w:r w:rsidR="007236E9" w:rsidRPr="003A7FAA">
        <w:t>best</w:t>
      </w:r>
      <w:r w:rsidRPr="003A7FAA">
        <w:t xml:space="preserve"> values.</w:t>
      </w:r>
    </w:p>
    <w:p w14:paraId="7D01FCE0" w14:textId="77777777" w:rsidR="003A7FAA" w:rsidRDefault="003A7FAA" w:rsidP="007D3375">
      <w:pPr>
        <w:pStyle w:val="NormalBPBHEB"/>
      </w:pPr>
      <w:r w:rsidRPr="003A7FAA">
        <w:t>Hyperparameter tuning is essential for tailoring Rainbow DQN to specific tasks, maximizing learning efficiency and effectiveness.</w:t>
      </w:r>
    </w:p>
    <w:p w14:paraId="19574093" w14:textId="77777777" w:rsidR="007D3375" w:rsidRPr="003A7FAA" w:rsidRDefault="007D3375" w:rsidP="007D3375">
      <w:pPr>
        <w:pStyle w:val="NormalBPBHEB"/>
      </w:pPr>
    </w:p>
    <w:p w14:paraId="66B9A371" w14:textId="06045B4E" w:rsidR="003A7FAA" w:rsidRPr="003A7FAA" w:rsidRDefault="003A7FAA" w:rsidP="007D3375">
      <w:pPr>
        <w:pStyle w:val="Heading2BPBHEB"/>
      </w:pPr>
      <w:r w:rsidRPr="003A7FAA">
        <w:t xml:space="preserve">Regular </w:t>
      </w:r>
      <w:r w:rsidR="007D3375">
        <w:t>t</w:t>
      </w:r>
      <w:r w:rsidRPr="003A7FAA">
        <w:t>arget</w:t>
      </w:r>
      <w:r w:rsidR="007D3375">
        <w:t xml:space="preserve"> n</w:t>
      </w:r>
      <w:r w:rsidRPr="003A7FAA">
        <w:t xml:space="preserve">etwork </w:t>
      </w:r>
      <w:r w:rsidR="007D3375">
        <w:t>u</w:t>
      </w:r>
      <w:r w:rsidRPr="003A7FAA">
        <w:t>pdates</w:t>
      </w:r>
    </w:p>
    <w:p w14:paraId="3E71CA89" w14:textId="295004B7" w:rsidR="00302F29" w:rsidRDefault="00302F29" w:rsidP="007D3375">
      <w:pPr>
        <w:pStyle w:val="NormalBPBHEB"/>
      </w:pPr>
      <w:r w:rsidRPr="00302F29">
        <w:t>The target network, updated periodically, serves as a fixed reference point to prevent the rapid shifts in Q-value estimates that can arise during training. This periodic synchronization mitigates divergence and improves the stability of the learning trajectory</w:t>
      </w:r>
      <w:r w:rsidR="007D3375">
        <w:t xml:space="preserve"> [10]</w:t>
      </w:r>
      <w:r w:rsidRPr="00302F29">
        <w:t xml:space="preserve">. Studies have </w:t>
      </w:r>
      <w:r w:rsidR="00E92301">
        <w:t xml:space="preserve">shown that updating the target network every 5,000 steps </w:t>
      </w:r>
      <w:r w:rsidR="00D16A1D">
        <w:t xml:space="preserve">provides </w:t>
      </w:r>
      <w:r w:rsidR="00E92301">
        <w:t>a robust balance between stability and adaptability in dynamic environments,</w:t>
      </w:r>
      <w:r w:rsidRPr="00302F29">
        <w:t xml:space="preserve"> such as </w:t>
      </w:r>
      <w:r w:rsidRPr="007D3375">
        <w:rPr>
          <w:i/>
          <w:iCs/>
        </w:rPr>
        <w:t>Breakout</w:t>
      </w:r>
      <w:r w:rsidRPr="00302F29">
        <w:t xml:space="preserve"> and</w:t>
      </w:r>
      <w:r w:rsidR="007D3375">
        <w:t xml:space="preserve"> </w:t>
      </w:r>
      <w:r w:rsidRPr="007D3375">
        <w:rPr>
          <w:i/>
          <w:iCs/>
        </w:rPr>
        <w:t>Pong</w:t>
      </w:r>
      <w:r w:rsidRPr="00302F29">
        <w:t xml:space="preserve"> </w:t>
      </w:r>
      <w:r w:rsidR="007D3375">
        <w:t>[14]</w:t>
      </w:r>
      <w:r w:rsidRPr="00302F29">
        <w:t xml:space="preserve">. Without these updates, the </w:t>
      </w:r>
      <w:r w:rsidR="004B7767">
        <w:t>network's frequent updates could lead to erratic behavior, significantly hindering</w:t>
      </w:r>
      <w:r w:rsidRPr="00302F29">
        <w:t xml:space="preserve"> policy optimization.</w:t>
      </w:r>
    </w:p>
    <w:p w14:paraId="50E91A1A" w14:textId="7DD1BAEA" w:rsidR="00375546" w:rsidRDefault="002046A5" w:rsidP="00417531">
      <w:pPr>
        <w:pStyle w:val="NormalBPBHEB"/>
      </w:pPr>
      <w:r>
        <w:t xml:space="preserve">The target network is updated every few thousand steps by copying the </w:t>
      </w:r>
      <w:r w:rsidR="002C7EA4">
        <w:t>online network's weights</w:t>
      </w:r>
      <w:r>
        <w:t xml:space="preserve">. This method </w:t>
      </w:r>
      <w:r w:rsidR="00D92B80">
        <w:t xml:space="preserve">maintains consistent Q-value estimates over time, enabling the agent to </w:t>
      </w:r>
      <w:r>
        <w:t>learn effectively without being distracted by rapidly changing targets.</w:t>
      </w:r>
    </w:p>
    <w:p w14:paraId="3F1B83DF" w14:textId="421C01C5" w:rsidR="003A7FAA" w:rsidRPr="003A7FAA" w:rsidRDefault="00417531" w:rsidP="00417531">
      <w:pPr>
        <w:pStyle w:val="NormalBPBHEB"/>
      </w:pPr>
      <w:r>
        <w:t>The following is the t</w:t>
      </w:r>
      <w:r w:rsidR="00EF6095" w:rsidRPr="003A7FAA">
        <w:t xml:space="preserve">arget </w:t>
      </w:r>
      <w:r w:rsidR="006C3918">
        <w:t>n</w:t>
      </w:r>
      <w:r w:rsidR="00EF6095" w:rsidRPr="003A7FAA">
        <w:t xml:space="preserve">etwork </w:t>
      </w:r>
      <w:r w:rsidR="006C3918">
        <w:t>u</w:t>
      </w:r>
      <w:r w:rsidR="00EF6095" w:rsidRPr="003A7FAA">
        <w:t>pdates</w:t>
      </w:r>
      <w:r w:rsidR="00EF6095">
        <w:t xml:space="preserve"> </w:t>
      </w:r>
      <w:r w:rsidR="002F0EE1">
        <w:t>i</w:t>
      </w:r>
      <w:r w:rsidR="003A7FAA" w:rsidRPr="003A7FAA">
        <w:t xml:space="preserve">mplementation </w:t>
      </w:r>
      <w:r>
        <w:t xml:space="preserve">code </w:t>
      </w:r>
      <w:r w:rsidR="002F0EE1">
        <w:t>e</w:t>
      </w:r>
      <w:r w:rsidR="003A7FAA" w:rsidRPr="003A7FAA">
        <w:t>xample</w:t>
      </w:r>
      <w:r>
        <w:t>:</w:t>
      </w:r>
    </w:p>
    <w:p w14:paraId="0C942F0C" w14:textId="0B9007CC" w:rsidR="003A7FAA" w:rsidRPr="00417531" w:rsidRDefault="001D668B" w:rsidP="00B94733">
      <w:pPr>
        <w:pStyle w:val="SC-Source"/>
      </w:pPr>
      <w:r>
        <w:t>```python</w:t>
      </w:r>
    </w:p>
    <w:p w14:paraId="1D9EE5F8" w14:textId="466E3280" w:rsidR="003A7FAA" w:rsidRPr="00417531" w:rsidRDefault="4AD6C8B7" w:rsidP="00B94733">
      <w:pPr>
        <w:pStyle w:val="SC-Source"/>
      </w:pPr>
      <w:proofErr w:type="spellStart"/>
      <w:r w:rsidRPr="00417531">
        <w:t>update_frequency</w:t>
      </w:r>
      <w:proofErr w:type="spellEnd"/>
      <w:r w:rsidRPr="00417531">
        <w:t xml:space="preserve"> = 5000</w:t>
      </w:r>
    </w:p>
    <w:p w14:paraId="73E91A68" w14:textId="77777777" w:rsidR="003A7FAA" w:rsidRPr="00417531" w:rsidRDefault="003A7FAA" w:rsidP="00B94733">
      <w:pPr>
        <w:pStyle w:val="SC-Source"/>
      </w:pPr>
    </w:p>
    <w:p w14:paraId="50A6F447" w14:textId="77777777" w:rsidR="003A7FAA" w:rsidRPr="00417531" w:rsidRDefault="003A7FAA" w:rsidP="00B94733">
      <w:pPr>
        <w:pStyle w:val="SC-Source"/>
      </w:pPr>
      <w:r w:rsidRPr="00417531">
        <w:t># Training loop</w:t>
      </w:r>
    </w:p>
    <w:p w14:paraId="2FF6223C" w14:textId="77777777" w:rsidR="003A7FAA" w:rsidRPr="00417531" w:rsidRDefault="4AD6C8B7" w:rsidP="00B94733">
      <w:pPr>
        <w:pStyle w:val="SC-Source"/>
      </w:pPr>
      <w:r w:rsidRPr="00417531">
        <w:t>for step in range(</w:t>
      </w:r>
      <w:proofErr w:type="spellStart"/>
      <w:r w:rsidRPr="00417531">
        <w:t>training_steps</w:t>
      </w:r>
      <w:proofErr w:type="spellEnd"/>
      <w:r w:rsidRPr="00417531">
        <w:t>):</w:t>
      </w:r>
    </w:p>
    <w:p w14:paraId="108C147E" w14:textId="77777777" w:rsidR="003A7FAA" w:rsidRPr="00417531" w:rsidRDefault="4AD6C8B7" w:rsidP="00B94733">
      <w:pPr>
        <w:pStyle w:val="SC-Source"/>
      </w:pPr>
      <w:r w:rsidRPr="00417531">
        <w:t xml:space="preserve">    action = </w:t>
      </w:r>
      <w:proofErr w:type="spellStart"/>
      <w:r w:rsidRPr="00417531">
        <w:t>agent.select_action</w:t>
      </w:r>
      <w:proofErr w:type="spellEnd"/>
      <w:r w:rsidRPr="00417531">
        <w:t>(state)</w:t>
      </w:r>
    </w:p>
    <w:p w14:paraId="68FADE31" w14:textId="77777777" w:rsidR="003A7FAA" w:rsidRPr="00417531" w:rsidRDefault="4AD6C8B7" w:rsidP="00B94733">
      <w:pPr>
        <w:pStyle w:val="SC-Source"/>
      </w:pPr>
      <w:r w:rsidRPr="00417531">
        <w:t xml:space="preserve">    </w:t>
      </w:r>
      <w:proofErr w:type="spellStart"/>
      <w:r w:rsidRPr="00417531">
        <w:t>next_state</w:t>
      </w:r>
      <w:proofErr w:type="spellEnd"/>
      <w:r w:rsidRPr="00417531">
        <w:t xml:space="preserve">, reward, done, info = </w:t>
      </w:r>
      <w:proofErr w:type="spellStart"/>
      <w:r w:rsidRPr="00417531">
        <w:t>env.step</w:t>
      </w:r>
      <w:proofErr w:type="spellEnd"/>
      <w:r w:rsidRPr="00417531">
        <w:t>(action)</w:t>
      </w:r>
    </w:p>
    <w:p w14:paraId="7B2AF562" w14:textId="77777777" w:rsidR="003A7FAA" w:rsidRPr="00417531" w:rsidRDefault="4AD6C8B7" w:rsidP="00B94733">
      <w:pPr>
        <w:pStyle w:val="SC-Source"/>
      </w:pPr>
      <w:r w:rsidRPr="00417531">
        <w:t xml:space="preserve">    </w:t>
      </w:r>
      <w:proofErr w:type="spellStart"/>
      <w:r w:rsidRPr="00417531">
        <w:t>agent.update</w:t>
      </w:r>
      <w:proofErr w:type="spellEnd"/>
      <w:r w:rsidRPr="00417531">
        <w:t xml:space="preserve">(state, action, reward, </w:t>
      </w:r>
      <w:proofErr w:type="spellStart"/>
      <w:r w:rsidRPr="00417531">
        <w:t>next_state</w:t>
      </w:r>
      <w:proofErr w:type="spellEnd"/>
      <w:r w:rsidRPr="00417531">
        <w:t>)</w:t>
      </w:r>
    </w:p>
    <w:p w14:paraId="3A14ACE9" w14:textId="77777777" w:rsidR="003A7FAA" w:rsidRPr="00417531" w:rsidRDefault="003A7FAA" w:rsidP="00B94733">
      <w:pPr>
        <w:pStyle w:val="SC-Source"/>
      </w:pPr>
    </w:p>
    <w:p w14:paraId="463A274F" w14:textId="77777777" w:rsidR="003A7FAA" w:rsidRPr="00417531" w:rsidRDefault="003A7FAA" w:rsidP="00B94733">
      <w:pPr>
        <w:pStyle w:val="SC-Source"/>
      </w:pPr>
      <w:r w:rsidRPr="00417531">
        <w:t xml:space="preserve">    # Update target network periodically</w:t>
      </w:r>
    </w:p>
    <w:p w14:paraId="4002D22C" w14:textId="77777777" w:rsidR="003A7FAA" w:rsidRPr="00417531" w:rsidRDefault="4AD6C8B7" w:rsidP="00B94733">
      <w:pPr>
        <w:pStyle w:val="SC-Source"/>
      </w:pPr>
      <w:r w:rsidRPr="00417531">
        <w:t xml:space="preserve">    if step % </w:t>
      </w:r>
      <w:proofErr w:type="spellStart"/>
      <w:r w:rsidRPr="00417531">
        <w:t>update_frequency</w:t>
      </w:r>
      <w:proofErr w:type="spellEnd"/>
      <w:r w:rsidRPr="00417531">
        <w:t xml:space="preserve"> == 0:</w:t>
      </w:r>
    </w:p>
    <w:p w14:paraId="4745BEF8" w14:textId="77777777" w:rsidR="003A7FAA" w:rsidRPr="00417531" w:rsidRDefault="4AD6C8B7" w:rsidP="00B94733">
      <w:pPr>
        <w:pStyle w:val="SC-Source"/>
      </w:pPr>
      <w:r w:rsidRPr="00417531">
        <w:t xml:space="preserve">        </w:t>
      </w:r>
      <w:proofErr w:type="spellStart"/>
      <w:r w:rsidRPr="00417531">
        <w:t>agent.update_target_network</w:t>
      </w:r>
      <w:proofErr w:type="spellEnd"/>
      <w:r w:rsidRPr="00417531">
        <w:t>()</w:t>
      </w:r>
    </w:p>
    <w:p w14:paraId="59BC19E4" w14:textId="77777777" w:rsidR="003A7FAA" w:rsidRPr="00417531" w:rsidRDefault="003A7FAA" w:rsidP="00B94733">
      <w:pPr>
        <w:pStyle w:val="SC-Source"/>
      </w:pPr>
    </w:p>
    <w:p w14:paraId="203A2BF4" w14:textId="77777777" w:rsidR="003A7FAA" w:rsidRPr="00417531" w:rsidRDefault="4AD6C8B7" w:rsidP="00B94733">
      <w:pPr>
        <w:pStyle w:val="SC-Source"/>
      </w:pPr>
      <w:r w:rsidRPr="00417531">
        <w:t xml:space="preserve">    state = </w:t>
      </w:r>
      <w:proofErr w:type="spellStart"/>
      <w:r w:rsidRPr="00417531">
        <w:t>next_state</w:t>
      </w:r>
      <w:proofErr w:type="spellEnd"/>
    </w:p>
    <w:p w14:paraId="72B4E73C" w14:textId="77777777" w:rsidR="003A7FAA" w:rsidRPr="00417531" w:rsidRDefault="003A7FAA" w:rsidP="00B94733">
      <w:pPr>
        <w:pStyle w:val="SC-Source"/>
      </w:pPr>
      <w:r w:rsidRPr="00417531">
        <w:t xml:space="preserve">    if done:</w:t>
      </w:r>
    </w:p>
    <w:p w14:paraId="2117E076" w14:textId="77777777" w:rsidR="003A7FAA" w:rsidRPr="00417531" w:rsidRDefault="003A7FAA" w:rsidP="00B94733">
      <w:pPr>
        <w:pStyle w:val="SC-Source"/>
      </w:pPr>
      <w:r w:rsidRPr="00417531">
        <w:t xml:space="preserve">        break</w:t>
      </w:r>
    </w:p>
    <w:p w14:paraId="2563D73F" w14:textId="1DFBE50A" w:rsidR="003A7FAA" w:rsidRPr="00417531" w:rsidRDefault="00C56B46" w:rsidP="00B94733">
      <w:pPr>
        <w:pStyle w:val="SC-Source"/>
      </w:pPr>
      <w:r>
        <w:t>``</w:t>
      </w:r>
      <w:r w:rsidR="003A7FAA" w:rsidRPr="00417531">
        <w:t xml:space="preserve">` </w:t>
      </w:r>
    </w:p>
    <w:p w14:paraId="2C0AC57E" w14:textId="71FCAC6C" w:rsidR="003A7FAA" w:rsidRPr="003A7FAA" w:rsidRDefault="005A24E0" w:rsidP="00417531">
      <w:pPr>
        <w:pStyle w:val="NormalBPBHEB"/>
      </w:pPr>
      <w:r>
        <w:t xml:space="preserve">In this example, the target network updates every 5000 steps. This regular synchronization prevents </w:t>
      </w:r>
      <w:r w:rsidR="002C7EA4">
        <w:t>frequent network</w:t>
      </w:r>
      <w:r>
        <w:t xml:space="preserve"> updates from destabilizing the training process.</w:t>
      </w:r>
    </w:p>
    <w:p w14:paraId="34473636" w14:textId="056FB089" w:rsidR="003A7FAA" w:rsidRDefault="005A24E0" w:rsidP="00417531">
      <w:pPr>
        <w:pStyle w:val="NormalBPBHEB"/>
      </w:pPr>
      <w:r>
        <w:t xml:space="preserve">Regular target network updates are crucial for maintaining </w:t>
      </w:r>
      <w:r w:rsidR="002C7EA4">
        <w:t>Rainbow DQN's stability</w:t>
      </w:r>
      <w:r>
        <w:t>. By ensuring a steady learning process, they prevent catastrophic failures and promote smoother convergence.</w:t>
      </w:r>
    </w:p>
    <w:p w14:paraId="3ED0DECB" w14:textId="77777777" w:rsidR="00417531" w:rsidRPr="003A7FAA" w:rsidRDefault="00417531" w:rsidP="00417531">
      <w:pPr>
        <w:pStyle w:val="NormalBPBHEB"/>
      </w:pPr>
    </w:p>
    <w:p w14:paraId="78743105" w14:textId="68FE9E2F" w:rsidR="004B3436" w:rsidRPr="004B3436" w:rsidRDefault="004B3436" w:rsidP="00417531">
      <w:pPr>
        <w:pStyle w:val="Heading2BPBHEB"/>
      </w:pPr>
      <w:r w:rsidRPr="004B3436">
        <w:t xml:space="preserve">Reward </w:t>
      </w:r>
      <w:r w:rsidR="00417531">
        <w:t>c</w:t>
      </w:r>
      <w:r w:rsidRPr="004B3436">
        <w:t>lipping</w:t>
      </w:r>
    </w:p>
    <w:p w14:paraId="4D602CEB" w14:textId="4093449B" w:rsidR="00375546" w:rsidRPr="00375546" w:rsidRDefault="00B82214" w:rsidP="00417531">
      <w:pPr>
        <w:pStyle w:val="NormalBPBHEB"/>
      </w:pPr>
      <w:r>
        <w:t xml:space="preserve">Reward clipping is </w:t>
      </w:r>
      <w:r w:rsidR="000B5202">
        <w:t>a crucial technique in reinforcement learning that stabilizes training and ensures</w:t>
      </w:r>
      <w:r>
        <w:t xml:space="preserve"> consistent updates. This approach is </w:t>
      </w:r>
      <w:r w:rsidR="00720361">
        <w:t>beneficial</w:t>
      </w:r>
      <w:r>
        <w:t xml:space="preserve"> in environments where reward signals can vary </w:t>
      </w:r>
      <w:r w:rsidR="00532244">
        <w:t>significantly or occur infrequently, such as</w:t>
      </w:r>
      <w:r>
        <w:t xml:space="preserve"> in Atari games. By normalizing rewards within a fixed range, agents are protected from extreme values that can cause unstable learning or less effective policies. For instance, in games with infrequent but high-value rewards, clipping prevents these from overshadowing smaller, incremental rewards that also contribute to developing successful strategies. Normalizing rewards to a range, typically </w:t>
      </w:r>
      <w:r w:rsidR="00720361">
        <w:t xml:space="preserve">-1 to 1, minimizes the influence of </w:t>
      </w:r>
      <w:r w:rsidR="00DE1E07">
        <w:t>outliers that could otherwise disrupt learning</w:t>
      </w:r>
      <w:r>
        <w:t>. This helps keep the agent's updates balanced, preventing them from becoming too large or too small, and promotes steady learning across different environments.</w:t>
      </w:r>
    </w:p>
    <w:p w14:paraId="66E2EA97" w14:textId="089E8A1F" w:rsidR="00C6036B" w:rsidRPr="00375546" w:rsidRDefault="00F85DDE" w:rsidP="00C6036B">
      <w:pPr>
        <w:pStyle w:val="NormalBPBHEB"/>
      </w:pPr>
      <w:r>
        <w:t xml:space="preserve">Clipping rewards are </w:t>
      </w:r>
      <w:r w:rsidR="00720361">
        <w:t>beneficial</w:t>
      </w:r>
      <w:r>
        <w:t xml:space="preserve"> in environments with scarce or highly variable rewards, such as Atari games, where inconsistent reward signals can distort learning. For example, in a </w:t>
      </w:r>
      <w:r w:rsidR="00720361">
        <w:t xml:space="preserve">match </w:t>
      </w:r>
      <w:r>
        <w:t xml:space="preserve">where achieving a high score involves rare but significant rewards, clipping helps ensure that the agent does not overly focus on these events at the expense of steady progress. This method stabilizes updates and promotes balanced learning, enabling the agent </w:t>
      </w:r>
      <w:r w:rsidR="00720361">
        <w:t>to explore and exploit the environment's dynamics effectively</w:t>
      </w:r>
      <w:r>
        <w:t xml:space="preserve">. For example, a single high-value reward in an episodic game might overshadow smaller, consistent rewards, skewing the agent's learning priorities. Normalizing rewards offers a consistent scale for the agent to interpret its progress, aiding smoother convergence toward optimal policies. </w:t>
      </w:r>
      <w:r w:rsidR="00532244">
        <w:t>In summary, reward clipping standardizes the scale of reward signals, ensuring</w:t>
      </w:r>
      <w:r w:rsidR="007B26AA">
        <w:t xml:space="preserve"> that agents do not overly favor rare, high-value rewards over steady progress</w:t>
      </w:r>
      <w:r w:rsidR="00720361">
        <w:t xml:space="preserve"> </w:t>
      </w:r>
      <w:r w:rsidR="00C6036B">
        <w:t>[10]</w:t>
      </w:r>
      <w:r w:rsidR="00302F29" w:rsidRPr="00302F29">
        <w:t xml:space="preserve">. </w:t>
      </w:r>
      <w:r w:rsidR="007B26AA">
        <w:t xml:space="preserve">This normalization is </w:t>
      </w:r>
      <w:r w:rsidR="00720361">
        <w:t>significant</w:t>
      </w:r>
      <w:r w:rsidR="007B26AA">
        <w:t xml:space="preserve"> in sparse-reward environments where </w:t>
      </w:r>
      <w:r w:rsidR="002C7EA4">
        <w:t xml:space="preserve">significant </w:t>
      </w:r>
      <w:r w:rsidR="007B26AA">
        <w:t xml:space="preserve">outliers can destabilize learning. To illustrate, in </w:t>
      </w:r>
      <w:r w:rsidR="007B26AA" w:rsidRPr="00C6036B">
        <w:rPr>
          <w:i/>
          <w:iCs/>
        </w:rPr>
        <w:t>Montezuma’s Revenge</w:t>
      </w:r>
      <w:r w:rsidR="007B26AA">
        <w:t xml:space="preserve">, clipping rewards to </w:t>
      </w:r>
      <w:r w:rsidR="00FC2D71">
        <w:t>the range -1 to 1 (as mentioned above) encourages balanced exploration and reduces the agent’s tendency to overfit to</w:t>
      </w:r>
      <w:r w:rsidR="007B26AA">
        <w:t xml:space="preserve"> high-reward events, resulting in a more generalized policy</w:t>
      </w:r>
      <w:r w:rsidR="00FC2D71">
        <w:t xml:space="preserve"> </w:t>
      </w:r>
      <w:r w:rsidR="00C6036B">
        <w:t>[15]</w:t>
      </w:r>
      <w:r w:rsidR="00302F29">
        <w:t>.</w:t>
      </w:r>
    </w:p>
    <w:p w14:paraId="0156D070" w14:textId="1ABA1427" w:rsidR="004B3436" w:rsidRPr="004B3436" w:rsidRDefault="00C6036B" w:rsidP="00C6036B">
      <w:pPr>
        <w:pStyle w:val="NormalBPBHEB"/>
      </w:pPr>
      <w:r>
        <w:t>The following is an i</w:t>
      </w:r>
      <w:r w:rsidR="004B3436" w:rsidRPr="004B3436">
        <w:t xml:space="preserve">mplementation </w:t>
      </w:r>
      <w:r>
        <w:t>e</w:t>
      </w:r>
      <w:r w:rsidR="004B3436" w:rsidRPr="004B3436">
        <w:t>xample</w:t>
      </w:r>
      <w:r>
        <w:t xml:space="preserve"> of r</w:t>
      </w:r>
      <w:r w:rsidR="004B3436" w:rsidRPr="004B3436">
        <w:t xml:space="preserve">eward </w:t>
      </w:r>
      <w:r>
        <w:t>n</w:t>
      </w:r>
      <w:r w:rsidR="004B3436" w:rsidRPr="004B3436">
        <w:t>ormalization</w:t>
      </w:r>
      <w:r>
        <w:t xml:space="preserve">: </w:t>
      </w:r>
    </w:p>
    <w:p w14:paraId="22D95D80" w14:textId="1DB6725B" w:rsidR="004B3436" w:rsidRPr="00C6036B" w:rsidRDefault="001D668B" w:rsidP="00B94733">
      <w:pPr>
        <w:pStyle w:val="SC-Source"/>
      </w:pPr>
      <w:r>
        <w:t>```python</w:t>
      </w:r>
    </w:p>
    <w:p w14:paraId="7A8717B3" w14:textId="71F36E3F" w:rsidR="004B3436" w:rsidRPr="00C6036B" w:rsidRDefault="004B3436" w:rsidP="00B94733">
      <w:pPr>
        <w:pStyle w:val="SC-Source"/>
      </w:pPr>
      <w:r w:rsidRPr="00C6036B">
        <w:t># Function to normalize rewards</w:t>
      </w:r>
    </w:p>
    <w:p w14:paraId="2BA52504" w14:textId="77777777" w:rsidR="004B3436" w:rsidRPr="00C6036B" w:rsidRDefault="4AD6C8B7" w:rsidP="00B94733">
      <w:pPr>
        <w:pStyle w:val="SC-Source"/>
      </w:pPr>
      <w:r w:rsidRPr="00C6036B">
        <w:t xml:space="preserve">def </w:t>
      </w:r>
      <w:proofErr w:type="spellStart"/>
      <w:r w:rsidRPr="00C6036B">
        <w:t>clip_reward</w:t>
      </w:r>
      <w:proofErr w:type="spellEnd"/>
      <w:r w:rsidRPr="00C6036B">
        <w:t>(reward):</w:t>
      </w:r>
    </w:p>
    <w:p w14:paraId="7989DA8C" w14:textId="77777777" w:rsidR="004B3436" w:rsidRPr="00C6036B" w:rsidRDefault="4AD6C8B7" w:rsidP="00B94733">
      <w:pPr>
        <w:pStyle w:val="SC-Source"/>
      </w:pPr>
      <w:r w:rsidRPr="00C6036B">
        <w:t xml:space="preserve">    return max(-1, min(1, reward))</w:t>
      </w:r>
    </w:p>
    <w:p w14:paraId="389233BB" w14:textId="77777777" w:rsidR="004B3436" w:rsidRPr="00C6036B" w:rsidRDefault="004B3436" w:rsidP="00B94733">
      <w:pPr>
        <w:pStyle w:val="SC-Source"/>
      </w:pPr>
    </w:p>
    <w:p w14:paraId="5BD764F9" w14:textId="77777777" w:rsidR="004B3436" w:rsidRPr="00C6036B" w:rsidRDefault="004B3436" w:rsidP="00B94733">
      <w:pPr>
        <w:pStyle w:val="SC-Source"/>
      </w:pPr>
      <w:r w:rsidRPr="00C6036B">
        <w:t># Usage in training loop</w:t>
      </w:r>
    </w:p>
    <w:p w14:paraId="71498EB4" w14:textId="77777777" w:rsidR="004B3436" w:rsidRPr="00C6036B" w:rsidRDefault="4AD6C8B7" w:rsidP="00B94733">
      <w:pPr>
        <w:pStyle w:val="SC-Source"/>
      </w:pPr>
      <w:r w:rsidRPr="00C6036B">
        <w:t>for step in range(</w:t>
      </w:r>
      <w:proofErr w:type="spellStart"/>
      <w:r w:rsidRPr="00C6036B">
        <w:t>training_steps</w:t>
      </w:r>
      <w:proofErr w:type="spellEnd"/>
      <w:r w:rsidRPr="00C6036B">
        <w:t>):</w:t>
      </w:r>
    </w:p>
    <w:p w14:paraId="2DF47EF6" w14:textId="77777777" w:rsidR="004B3436" w:rsidRPr="00C6036B" w:rsidRDefault="4AD6C8B7" w:rsidP="00B94733">
      <w:pPr>
        <w:pStyle w:val="SC-Source"/>
      </w:pPr>
      <w:r w:rsidRPr="00C6036B">
        <w:t xml:space="preserve">    action = </w:t>
      </w:r>
      <w:proofErr w:type="spellStart"/>
      <w:r w:rsidRPr="00C6036B">
        <w:t>agent.select_action</w:t>
      </w:r>
      <w:proofErr w:type="spellEnd"/>
      <w:r w:rsidRPr="00C6036B">
        <w:t>(state)</w:t>
      </w:r>
    </w:p>
    <w:p w14:paraId="17B768AE" w14:textId="77777777" w:rsidR="004B3436" w:rsidRPr="00C6036B" w:rsidRDefault="4AD6C8B7" w:rsidP="00B94733">
      <w:pPr>
        <w:pStyle w:val="SC-Source"/>
      </w:pPr>
      <w:r w:rsidRPr="00C6036B">
        <w:t xml:space="preserve">    </w:t>
      </w:r>
      <w:proofErr w:type="spellStart"/>
      <w:r w:rsidRPr="00C6036B">
        <w:t>next_state</w:t>
      </w:r>
      <w:proofErr w:type="spellEnd"/>
      <w:r w:rsidRPr="00C6036B">
        <w:t xml:space="preserve">, reward, done, info = </w:t>
      </w:r>
      <w:proofErr w:type="spellStart"/>
      <w:r w:rsidRPr="00C6036B">
        <w:t>env.step</w:t>
      </w:r>
      <w:proofErr w:type="spellEnd"/>
      <w:r w:rsidRPr="00C6036B">
        <w:t>(action)</w:t>
      </w:r>
    </w:p>
    <w:p w14:paraId="72378F5C" w14:textId="77777777" w:rsidR="004B3436" w:rsidRPr="00C6036B" w:rsidRDefault="4AD6C8B7" w:rsidP="00B94733">
      <w:pPr>
        <w:pStyle w:val="SC-Source"/>
      </w:pPr>
      <w:r w:rsidRPr="00C6036B">
        <w:t xml:space="preserve">    </w:t>
      </w:r>
      <w:proofErr w:type="spellStart"/>
      <w:r w:rsidRPr="00C6036B">
        <w:t>clipped_reward</w:t>
      </w:r>
      <w:proofErr w:type="spellEnd"/>
      <w:r w:rsidRPr="00C6036B">
        <w:t xml:space="preserve"> = </w:t>
      </w:r>
      <w:proofErr w:type="spellStart"/>
      <w:r w:rsidRPr="00C6036B">
        <w:t>clip_reward</w:t>
      </w:r>
      <w:proofErr w:type="spellEnd"/>
      <w:r w:rsidRPr="00C6036B">
        <w:t>(reward)</w:t>
      </w:r>
    </w:p>
    <w:p w14:paraId="5883A672" w14:textId="77777777" w:rsidR="004B3436" w:rsidRPr="00C6036B" w:rsidRDefault="4AD6C8B7" w:rsidP="00B94733">
      <w:pPr>
        <w:pStyle w:val="SC-Source"/>
      </w:pPr>
      <w:r w:rsidRPr="00C6036B">
        <w:t xml:space="preserve">    </w:t>
      </w:r>
      <w:proofErr w:type="spellStart"/>
      <w:r w:rsidRPr="00C6036B">
        <w:t>agent.update</w:t>
      </w:r>
      <w:proofErr w:type="spellEnd"/>
      <w:r w:rsidRPr="00C6036B">
        <w:t xml:space="preserve">(state, action, </w:t>
      </w:r>
      <w:proofErr w:type="spellStart"/>
      <w:r w:rsidRPr="00C6036B">
        <w:t>clipped_reward</w:t>
      </w:r>
      <w:proofErr w:type="spellEnd"/>
      <w:r w:rsidRPr="00C6036B">
        <w:t xml:space="preserve">, </w:t>
      </w:r>
      <w:proofErr w:type="spellStart"/>
      <w:r w:rsidRPr="00C6036B">
        <w:t>next_state</w:t>
      </w:r>
      <w:proofErr w:type="spellEnd"/>
      <w:r w:rsidRPr="00C6036B">
        <w:t>)</w:t>
      </w:r>
    </w:p>
    <w:p w14:paraId="4D953E27" w14:textId="77777777" w:rsidR="004B3436" w:rsidRPr="00C6036B" w:rsidRDefault="4AD6C8B7" w:rsidP="00B94733">
      <w:pPr>
        <w:pStyle w:val="SC-Source"/>
      </w:pPr>
      <w:r w:rsidRPr="00C6036B">
        <w:t xml:space="preserve">    state = </w:t>
      </w:r>
      <w:proofErr w:type="spellStart"/>
      <w:r w:rsidRPr="00C6036B">
        <w:t>next_state</w:t>
      </w:r>
      <w:proofErr w:type="spellEnd"/>
    </w:p>
    <w:p w14:paraId="717E36BB" w14:textId="77777777" w:rsidR="004B3436" w:rsidRPr="00C6036B" w:rsidRDefault="004B3436" w:rsidP="00B94733">
      <w:pPr>
        <w:pStyle w:val="SC-Source"/>
      </w:pPr>
      <w:r w:rsidRPr="00C6036B">
        <w:t xml:space="preserve">    if done:</w:t>
      </w:r>
    </w:p>
    <w:p w14:paraId="1206989A" w14:textId="77777777" w:rsidR="004B3436" w:rsidRPr="00C6036B" w:rsidRDefault="004B3436" w:rsidP="00B94733">
      <w:pPr>
        <w:pStyle w:val="SC-Source"/>
      </w:pPr>
      <w:r w:rsidRPr="00C6036B">
        <w:t xml:space="preserve">        break</w:t>
      </w:r>
    </w:p>
    <w:p w14:paraId="5EDAC5E2" w14:textId="6CAF0C93" w:rsidR="004B3436" w:rsidRPr="00C6036B" w:rsidRDefault="004B3436" w:rsidP="00B94733">
      <w:pPr>
        <w:pStyle w:val="SC-Source"/>
      </w:pPr>
      <w:r w:rsidRPr="00C6036B">
        <w:t>`</w:t>
      </w:r>
      <w:r w:rsidR="00CA5EA6">
        <w:t>``</w:t>
      </w:r>
    </w:p>
    <w:p w14:paraId="2218F861" w14:textId="4F37C844" w:rsidR="004B3436" w:rsidRPr="004B3436" w:rsidRDefault="00B016DD" w:rsidP="00C6036B">
      <w:pPr>
        <w:pStyle w:val="NormalBPBHEB"/>
      </w:pPr>
      <w:r>
        <w:t xml:space="preserve">In this example, the </w:t>
      </w:r>
      <w:proofErr w:type="spellStart"/>
      <w:r w:rsidRPr="00C6036B">
        <w:rPr>
          <w:rStyle w:val="CodeinTextBPBHEBChar"/>
        </w:rPr>
        <w:t>clip_reward</w:t>
      </w:r>
      <w:proofErr w:type="spellEnd"/>
      <w:r>
        <w:t xml:space="preserve"> function restricts rewards to the range of -1 to 1. During training, </w:t>
      </w:r>
      <w:r w:rsidR="000B5202">
        <w:t>this function processes raw rewards</w:t>
      </w:r>
      <w:r>
        <w:t xml:space="preserve"> before </w:t>
      </w:r>
      <w:r w:rsidR="00C6036B">
        <w:t>they are</w:t>
      </w:r>
      <w:r>
        <w:t xml:space="preserve"> used to update the Q-value. This ensures that the agent focuses on relative improvements rather than being influenced by abnormal events.</w:t>
      </w:r>
    </w:p>
    <w:p w14:paraId="09267464" w14:textId="4525750B" w:rsidR="00F50DFF" w:rsidRDefault="00B016DD" w:rsidP="00C6036B">
      <w:pPr>
        <w:pStyle w:val="NormalBPBHEB"/>
      </w:pPr>
      <w:r>
        <w:t>Reward clipping is vital for stabilizing reinforcement learning by providing a consistent training signal. When combined with other best practices, such as hyperparameter tuning and regular target network updates, it helps establish a solid foundation for reliable</w:t>
      </w:r>
      <w:r w:rsidR="00FC2D71">
        <w:t xml:space="preserve">, </w:t>
      </w:r>
      <w:r w:rsidR="0009114E">
        <w:t>practical</w:t>
      </w:r>
      <w:r w:rsidR="00FC2D71">
        <w:t xml:space="preserve"> learning in challenging</w:t>
      </w:r>
      <w:r>
        <w:t xml:space="preserve"> environments.</w:t>
      </w:r>
    </w:p>
    <w:p w14:paraId="27460EEE" w14:textId="77777777" w:rsidR="00C6036B" w:rsidRPr="00F50DFF" w:rsidRDefault="00C6036B" w:rsidP="00C6036B">
      <w:pPr>
        <w:pStyle w:val="NormalBPBHEB"/>
      </w:pPr>
    </w:p>
    <w:p w14:paraId="472E3A1F" w14:textId="57A61008" w:rsidR="00641686" w:rsidRPr="00641686" w:rsidRDefault="00641686" w:rsidP="00C6036B">
      <w:pPr>
        <w:pStyle w:val="Heading1BPBHEB"/>
      </w:pPr>
      <w:r w:rsidRPr="00641686">
        <w:t xml:space="preserve">Strategies for </w:t>
      </w:r>
      <w:r w:rsidR="00C6036B">
        <w:t>i</w:t>
      </w:r>
      <w:r w:rsidRPr="00641686">
        <w:t xml:space="preserve">mproving </w:t>
      </w:r>
      <w:r w:rsidR="00C6036B">
        <w:t>p</w:t>
      </w:r>
      <w:r w:rsidRPr="00641686">
        <w:t xml:space="preserve">erformance in Atari </w:t>
      </w:r>
      <w:r w:rsidR="00C6036B">
        <w:t>g</w:t>
      </w:r>
      <w:r w:rsidRPr="00641686">
        <w:t>ames</w:t>
      </w:r>
    </w:p>
    <w:p w14:paraId="6B1BCF7C" w14:textId="1EAF9DF5" w:rsidR="004B3436" w:rsidRDefault="00CC76C1" w:rsidP="00C6036B">
      <w:pPr>
        <w:pStyle w:val="NormalBPBHEB"/>
      </w:pPr>
      <w:r>
        <w:t>Success in applying reinforcement learning to complex environments</w:t>
      </w:r>
      <w:r w:rsidR="00D30B28">
        <w:t>, such as Atari games,</w:t>
      </w:r>
      <w:r>
        <w:t xml:space="preserve"> often depends on</w:t>
      </w:r>
      <w:r w:rsidRPr="00C6036B">
        <w:t xml:space="preserve"> advanced techniques. This section discusses methods such as frame skipping, reward shaping, and data augmentation, </w:t>
      </w:r>
      <w:r w:rsidR="00665FC8">
        <w:t>which aim to improve learning</w:t>
      </w:r>
      <w:r w:rsidR="00D30B28">
        <w:t>, increase efficiency, and enhance</w:t>
      </w:r>
      <w:r w:rsidRPr="00C6036B">
        <w:t xml:space="preserve"> agent performance. By incorporating these strategies, practitioners can </w:t>
      </w:r>
      <w:r w:rsidR="00B52EE6">
        <w:t>address the challenges of sparse rewards, high-dimensional state spaces, and limited computing resources, paving the way for robust,</w:t>
      </w:r>
      <w:r w:rsidRPr="00C6036B">
        <w:t xml:space="preserve"> adaptable agents.</w:t>
      </w:r>
    </w:p>
    <w:p w14:paraId="44CFC7C5" w14:textId="77777777" w:rsidR="00C6036B" w:rsidRDefault="00C6036B" w:rsidP="00C6036B">
      <w:pPr>
        <w:pStyle w:val="NormalBPBHEB"/>
      </w:pPr>
    </w:p>
    <w:p w14:paraId="2EF89831" w14:textId="77777777" w:rsidR="00DE1E07" w:rsidRDefault="00DE1E07" w:rsidP="00C6036B">
      <w:pPr>
        <w:pStyle w:val="Heading2BPBHEB"/>
      </w:pPr>
    </w:p>
    <w:p w14:paraId="53789931" w14:textId="1E975730" w:rsidR="00641686" w:rsidRPr="00641686" w:rsidRDefault="00641686" w:rsidP="00C6036B">
      <w:pPr>
        <w:pStyle w:val="Heading2BPBHEB"/>
      </w:pPr>
      <w:r w:rsidRPr="00641686">
        <w:t xml:space="preserve">Advanced </w:t>
      </w:r>
      <w:r w:rsidR="00C6036B">
        <w:t>t</w:t>
      </w:r>
      <w:r w:rsidRPr="00641686">
        <w:t>echniques</w:t>
      </w:r>
    </w:p>
    <w:p w14:paraId="272B5E58" w14:textId="4C3ECB7D" w:rsidR="004B3436" w:rsidRPr="004B3436" w:rsidRDefault="00CC76C1" w:rsidP="00C6036B">
      <w:pPr>
        <w:pStyle w:val="NormalBPBHEB"/>
      </w:pPr>
      <w:r>
        <w:t xml:space="preserve">Enhancing </w:t>
      </w:r>
      <w:r w:rsidR="00D30B28">
        <w:t>the performance of reinforcement learning agents</w:t>
      </w:r>
      <w:r>
        <w:t xml:space="preserve"> </w:t>
      </w:r>
      <w:r w:rsidR="002D73F3">
        <w:t>requires</w:t>
      </w:r>
      <w:r w:rsidR="00D16A1D">
        <w:t xml:space="preserve"> </w:t>
      </w:r>
      <w:r w:rsidR="002D73F3">
        <w:t>careful</w:t>
      </w:r>
      <w:r w:rsidR="00D16A1D">
        <w:t xml:space="preserve"> consideration of the environment and its unique</w:t>
      </w:r>
      <w:r w:rsidR="001B28B0">
        <w:t xml:space="preserve"> </w:t>
      </w:r>
      <w:r>
        <w:t>challenges. The methods outlined here are proven to improve agent behavior and maintain stable learning paths.</w:t>
      </w:r>
    </w:p>
    <w:p w14:paraId="5499D626" w14:textId="752EB40C" w:rsidR="00641686" w:rsidRDefault="00CC76C1" w:rsidP="00C6036B">
      <w:pPr>
        <w:pStyle w:val="NormalBPBHEB"/>
      </w:pPr>
      <w:r w:rsidRPr="00C6036B">
        <w:rPr>
          <w:i/>
          <w:iCs/>
        </w:rPr>
        <w:t>Frame Skipping</w:t>
      </w:r>
      <w:r>
        <w:rPr>
          <w:b/>
          <w:bCs/>
        </w:rPr>
        <w:t xml:space="preserve"> </w:t>
      </w:r>
      <w:r w:rsidRPr="000B4693">
        <w:t xml:space="preserve">is a technique for improving computational efficiency </w:t>
      </w:r>
      <w:r w:rsidR="007D3083">
        <w:t>in which the agent's selected action is repeated over</w:t>
      </w:r>
      <w:r w:rsidRPr="000B4693">
        <w:t xml:space="preserve"> a set number of frames. This reduces the </w:t>
      </w:r>
      <w:r w:rsidR="007D3083">
        <w:t>state space's complexity while preserving</w:t>
      </w:r>
      <w:r w:rsidRPr="000B4693">
        <w:t xml:space="preserve"> the game's dynamics. This method accelerates training and </w:t>
      </w:r>
      <w:r w:rsidR="007D3083">
        <w:t>reduces computational load without significantly affecting</w:t>
      </w:r>
      <w:r w:rsidRPr="000B4693">
        <w:t xml:space="preserve"> learning quality</w:t>
      </w:r>
      <w:r>
        <w:rPr>
          <w:b/>
          <w:bCs/>
        </w:rPr>
        <w:t xml:space="preserve"> </w:t>
      </w:r>
      <w:r w:rsidR="00C6036B">
        <w:t>[15]</w:t>
      </w:r>
      <w:r w:rsidR="00641686" w:rsidRPr="00641686">
        <w:t>.</w:t>
      </w:r>
    </w:p>
    <w:p w14:paraId="34DD9267" w14:textId="77777777" w:rsidR="004A67CF" w:rsidRPr="00E2273F" w:rsidRDefault="004A67CF" w:rsidP="00C6036B">
      <w:pPr>
        <w:pStyle w:val="NormalBPBHEB"/>
      </w:pPr>
      <w:r w:rsidRPr="00E2273F">
        <w:t>Advantages:</w:t>
      </w:r>
    </w:p>
    <w:p w14:paraId="334647B8" w14:textId="31575169" w:rsidR="004A67CF" w:rsidRPr="004A67CF" w:rsidRDefault="00C6036B" w:rsidP="007109D6">
      <w:pPr>
        <w:pStyle w:val="NormalBPBHEB"/>
        <w:numPr>
          <w:ilvl w:val="0"/>
          <w:numId w:val="6"/>
        </w:numPr>
      </w:pPr>
      <w:r>
        <w:t>It s</w:t>
      </w:r>
      <w:r w:rsidR="004A67CF" w:rsidRPr="004A67CF">
        <w:t>implifies the problem space by processing fewer states.</w:t>
      </w:r>
    </w:p>
    <w:p w14:paraId="2A3A3091" w14:textId="2EE13859" w:rsidR="004A67CF" w:rsidRPr="004A67CF" w:rsidRDefault="00C6036B" w:rsidP="007109D6">
      <w:pPr>
        <w:pStyle w:val="NormalBPBHEB"/>
        <w:numPr>
          <w:ilvl w:val="0"/>
          <w:numId w:val="6"/>
        </w:numPr>
      </w:pPr>
      <w:r>
        <w:t>It r</w:t>
      </w:r>
      <w:r w:rsidR="004A67CF" w:rsidRPr="004A67CF">
        <w:t>educes training time and computational resource requirements.</w:t>
      </w:r>
    </w:p>
    <w:p w14:paraId="1565F289" w14:textId="3229C053" w:rsidR="004A67CF" w:rsidRPr="004A67CF" w:rsidRDefault="00C6036B" w:rsidP="00C6036B">
      <w:pPr>
        <w:pStyle w:val="NormalBPBHEB"/>
      </w:pPr>
      <w:r>
        <w:t>The following is an i</w:t>
      </w:r>
      <w:r w:rsidR="004A67CF" w:rsidRPr="004A67CF">
        <w:t xml:space="preserve">mplementation </w:t>
      </w:r>
      <w:r>
        <w:t>e</w:t>
      </w:r>
      <w:r w:rsidR="004A67CF" w:rsidRPr="004A67CF">
        <w:t>xample</w:t>
      </w:r>
      <w:r>
        <w:t xml:space="preserve"> of f</w:t>
      </w:r>
      <w:r w:rsidR="004A67CF" w:rsidRPr="004A67CF">
        <w:t xml:space="preserve">rame </w:t>
      </w:r>
      <w:r>
        <w:t>s</w:t>
      </w:r>
      <w:r w:rsidR="004A67CF" w:rsidRPr="004A67CF">
        <w:t xml:space="preserve">kipping in </w:t>
      </w:r>
      <w:r>
        <w:t>t</w:t>
      </w:r>
      <w:r w:rsidR="004A67CF" w:rsidRPr="004A67CF">
        <w:t>raining</w:t>
      </w:r>
      <w:r>
        <w:t xml:space="preserve">: </w:t>
      </w:r>
    </w:p>
    <w:p w14:paraId="03162CAB" w14:textId="12B6DCE5" w:rsidR="004A67CF" w:rsidRPr="00C6036B" w:rsidRDefault="001D668B" w:rsidP="00B94733">
      <w:pPr>
        <w:pStyle w:val="SC-Source"/>
      </w:pPr>
      <w:r>
        <w:t>```python</w:t>
      </w:r>
    </w:p>
    <w:p w14:paraId="04BC46C2" w14:textId="17B84483" w:rsidR="004A67CF" w:rsidRPr="00C6036B" w:rsidRDefault="004A67CF" w:rsidP="00B94733">
      <w:pPr>
        <w:pStyle w:val="SC-Source"/>
      </w:pPr>
    </w:p>
    <w:p w14:paraId="45F34184" w14:textId="77777777" w:rsidR="004A67CF" w:rsidRPr="00C6036B" w:rsidRDefault="004A67CF" w:rsidP="00B94733">
      <w:pPr>
        <w:pStyle w:val="SC-Source"/>
      </w:pPr>
      <w:r w:rsidRPr="00C6036B">
        <w:t>import cv2</w:t>
      </w:r>
    </w:p>
    <w:p w14:paraId="202548E6" w14:textId="77777777" w:rsidR="004A67CF" w:rsidRPr="00C6036B" w:rsidRDefault="004A67CF" w:rsidP="00B94733">
      <w:pPr>
        <w:pStyle w:val="SC-Source"/>
      </w:pPr>
    </w:p>
    <w:p w14:paraId="516A75F2" w14:textId="77777777" w:rsidR="004A67CF" w:rsidRPr="00C6036B" w:rsidRDefault="004A67CF" w:rsidP="00B94733">
      <w:pPr>
        <w:pStyle w:val="SC-Source"/>
      </w:pPr>
      <w:r w:rsidRPr="00C6036B">
        <w:t># Function for preprocessing and skipping frames</w:t>
      </w:r>
    </w:p>
    <w:p w14:paraId="7C3BAF4F" w14:textId="77777777" w:rsidR="004A67CF" w:rsidRPr="00C6036B" w:rsidRDefault="4AD6C8B7" w:rsidP="00B94733">
      <w:pPr>
        <w:pStyle w:val="SC-Source"/>
      </w:pPr>
      <w:r w:rsidRPr="00C6036B">
        <w:t xml:space="preserve">def </w:t>
      </w:r>
      <w:proofErr w:type="spellStart"/>
      <w:r w:rsidRPr="00C6036B">
        <w:t>preprocess_and_skip_frames</w:t>
      </w:r>
      <w:proofErr w:type="spellEnd"/>
      <w:r w:rsidRPr="00C6036B">
        <w:t>(env, skip=4):</w:t>
      </w:r>
    </w:p>
    <w:p w14:paraId="18C16735" w14:textId="77777777" w:rsidR="004A67CF" w:rsidRPr="00C6036B" w:rsidRDefault="4AD6C8B7" w:rsidP="00B94733">
      <w:pPr>
        <w:pStyle w:val="SC-Source"/>
      </w:pPr>
      <w:r w:rsidRPr="00C6036B">
        <w:t xml:space="preserve">    </w:t>
      </w:r>
      <w:proofErr w:type="spellStart"/>
      <w:r w:rsidRPr="00C6036B">
        <w:t>state_buffer</w:t>
      </w:r>
      <w:proofErr w:type="spellEnd"/>
      <w:r w:rsidRPr="00C6036B">
        <w:t xml:space="preserve"> = []</w:t>
      </w:r>
    </w:p>
    <w:p w14:paraId="4EA11952" w14:textId="77777777" w:rsidR="004A67CF" w:rsidRPr="00C6036B" w:rsidRDefault="4AD6C8B7" w:rsidP="00B94733">
      <w:pPr>
        <w:pStyle w:val="SC-Source"/>
      </w:pPr>
      <w:r w:rsidRPr="00C6036B">
        <w:t xml:space="preserve">    state = </w:t>
      </w:r>
      <w:proofErr w:type="spellStart"/>
      <w:r w:rsidRPr="00C6036B">
        <w:t>env.reset</w:t>
      </w:r>
      <w:proofErr w:type="spellEnd"/>
      <w:r w:rsidRPr="00C6036B">
        <w:t>()</w:t>
      </w:r>
    </w:p>
    <w:p w14:paraId="15553A0E" w14:textId="77777777" w:rsidR="004A67CF" w:rsidRPr="00C6036B" w:rsidRDefault="004A67CF" w:rsidP="00B94733">
      <w:pPr>
        <w:pStyle w:val="SC-Source"/>
      </w:pPr>
      <w:r w:rsidRPr="00C6036B">
        <w:t xml:space="preserve">    for _ in range(skip):</w:t>
      </w:r>
    </w:p>
    <w:p w14:paraId="01A0E7B5" w14:textId="77777777" w:rsidR="004A67CF" w:rsidRPr="00C6036B" w:rsidRDefault="4AD6C8B7" w:rsidP="00B94733">
      <w:pPr>
        <w:pStyle w:val="SC-Source"/>
      </w:pPr>
      <w:r w:rsidRPr="00C6036B">
        <w:t xml:space="preserve">        </w:t>
      </w:r>
      <w:proofErr w:type="spellStart"/>
      <w:r w:rsidRPr="00C6036B">
        <w:t>next_state</w:t>
      </w:r>
      <w:proofErr w:type="spellEnd"/>
      <w:r w:rsidRPr="00C6036B">
        <w:t xml:space="preserve">, reward, done, info = </w:t>
      </w:r>
      <w:proofErr w:type="spellStart"/>
      <w:r w:rsidRPr="00C6036B">
        <w:t>env.step</w:t>
      </w:r>
      <w:proofErr w:type="spellEnd"/>
      <w:r w:rsidRPr="00C6036B">
        <w:t>(</w:t>
      </w:r>
      <w:proofErr w:type="spellStart"/>
      <w:r w:rsidRPr="00C6036B">
        <w:t>env.action_space.sample</w:t>
      </w:r>
      <w:proofErr w:type="spellEnd"/>
      <w:r w:rsidRPr="00C6036B">
        <w:t>())</w:t>
      </w:r>
    </w:p>
    <w:p w14:paraId="14E5BC36" w14:textId="77777777" w:rsidR="004A67CF" w:rsidRPr="00C6036B" w:rsidRDefault="4AD6C8B7" w:rsidP="00B94733">
      <w:pPr>
        <w:pStyle w:val="SC-Source"/>
      </w:pPr>
      <w:r w:rsidRPr="00C6036B">
        <w:t xml:space="preserve">        </w:t>
      </w:r>
      <w:proofErr w:type="spellStart"/>
      <w:r w:rsidRPr="00C6036B">
        <w:t>gray_frame</w:t>
      </w:r>
      <w:proofErr w:type="spellEnd"/>
      <w:r w:rsidRPr="00C6036B">
        <w:t xml:space="preserve"> = cv2.cvtColor(</w:t>
      </w:r>
      <w:proofErr w:type="spellStart"/>
      <w:r w:rsidRPr="00C6036B">
        <w:t>next_state</w:t>
      </w:r>
      <w:proofErr w:type="spellEnd"/>
      <w:r w:rsidRPr="00C6036B">
        <w:t>, cv2.COLOR_RGB2GRAY)  # Convert to grayscale</w:t>
      </w:r>
    </w:p>
    <w:p w14:paraId="4C721299" w14:textId="77777777" w:rsidR="004A67CF" w:rsidRPr="00C6036B" w:rsidRDefault="4AD6C8B7" w:rsidP="00B94733">
      <w:pPr>
        <w:pStyle w:val="SC-Source"/>
      </w:pPr>
      <w:r w:rsidRPr="00C6036B">
        <w:t xml:space="preserve">        </w:t>
      </w:r>
      <w:proofErr w:type="spellStart"/>
      <w:r w:rsidRPr="00C6036B">
        <w:t>resized_frame</w:t>
      </w:r>
      <w:proofErr w:type="spellEnd"/>
      <w:r w:rsidRPr="00C6036B">
        <w:t xml:space="preserve"> = cv2.resize(</w:t>
      </w:r>
      <w:proofErr w:type="spellStart"/>
      <w:r w:rsidRPr="00C6036B">
        <w:t>gray_frame</w:t>
      </w:r>
      <w:proofErr w:type="spellEnd"/>
      <w:r w:rsidRPr="00C6036B">
        <w:t>, (84, 84))           # Resize to 84x84</w:t>
      </w:r>
    </w:p>
    <w:p w14:paraId="4F4058A7" w14:textId="77777777" w:rsidR="004A67CF" w:rsidRPr="00C6036B" w:rsidRDefault="4AD6C8B7" w:rsidP="00B94733">
      <w:pPr>
        <w:pStyle w:val="SC-Source"/>
      </w:pPr>
      <w:r w:rsidRPr="00C6036B">
        <w:t xml:space="preserve">        </w:t>
      </w:r>
      <w:proofErr w:type="spellStart"/>
      <w:r w:rsidRPr="00C6036B">
        <w:t>state_buffer.append</w:t>
      </w:r>
      <w:proofErr w:type="spellEnd"/>
      <w:r w:rsidRPr="00C6036B">
        <w:t>(</w:t>
      </w:r>
      <w:proofErr w:type="spellStart"/>
      <w:r w:rsidRPr="00C6036B">
        <w:t>resized_frame</w:t>
      </w:r>
      <w:proofErr w:type="spellEnd"/>
      <w:r w:rsidRPr="00C6036B">
        <w:t>)</w:t>
      </w:r>
    </w:p>
    <w:p w14:paraId="7295D163" w14:textId="77777777" w:rsidR="004A67CF" w:rsidRPr="00C6036B" w:rsidRDefault="004A67CF" w:rsidP="00B94733">
      <w:pPr>
        <w:pStyle w:val="SC-Source"/>
      </w:pPr>
      <w:r w:rsidRPr="00C6036B">
        <w:t xml:space="preserve">        if done:</w:t>
      </w:r>
    </w:p>
    <w:p w14:paraId="788EB12E" w14:textId="77777777" w:rsidR="004A67CF" w:rsidRPr="00C6036B" w:rsidRDefault="004A67CF" w:rsidP="00B94733">
      <w:pPr>
        <w:pStyle w:val="SC-Source"/>
      </w:pPr>
      <w:r w:rsidRPr="00C6036B">
        <w:t xml:space="preserve">            break</w:t>
      </w:r>
    </w:p>
    <w:p w14:paraId="15303969" w14:textId="77777777" w:rsidR="004A67CF" w:rsidRPr="00C6036B" w:rsidRDefault="4AD6C8B7" w:rsidP="00B94733">
      <w:pPr>
        <w:pStyle w:val="SC-Source"/>
      </w:pPr>
      <w:r w:rsidRPr="00C6036B">
        <w:t xml:space="preserve">    return </w:t>
      </w:r>
      <w:proofErr w:type="spellStart"/>
      <w:r w:rsidRPr="00C6036B">
        <w:t>np.max</w:t>
      </w:r>
      <w:proofErr w:type="spellEnd"/>
      <w:r w:rsidRPr="00C6036B">
        <w:t>(</w:t>
      </w:r>
      <w:proofErr w:type="spellStart"/>
      <w:r w:rsidRPr="00C6036B">
        <w:t>np.array</w:t>
      </w:r>
      <w:proofErr w:type="spellEnd"/>
      <w:r w:rsidRPr="00C6036B">
        <w:t>(</w:t>
      </w:r>
      <w:proofErr w:type="spellStart"/>
      <w:r w:rsidRPr="00C6036B">
        <w:t>state_buffer</w:t>
      </w:r>
      <w:proofErr w:type="spellEnd"/>
      <w:r w:rsidRPr="00C6036B">
        <w:t>), axis=0)  # Return max-pooled frame</w:t>
      </w:r>
    </w:p>
    <w:p w14:paraId="761722D2" w14:textId="77777777" w:rsidR="004A67CF" w:rsidRPr="00C6036B" w:rsidRDefault="004A67CF" w:rsidP="00B94733">
      <w:pPr>
        <w:pStyle w:val="SC-Source"/>
      </w:pPr>
    </w:p>
    <w:p w14:paraId="709FBC89" w14:textId="77777777" w:rsidR="004A67CF" w:rsidRPr="00C6036B" w:rsidRDefault="004A67CF" w:rsidP="00B94733">
      <w:pPr>
        <w:pStyle w:val="SC-Source"/>
      </w:pPr>
      <w:r w:rsidRPr="00C6036B">
        <w:t># Usage in training loop</w:t>
      </w:r>
    </w:p>
    <w:p w14:paraId="3B10C37D" w14:textId="77777777" w:rsidR="004A67CF" w:rsidRPr="00C6036B" w:rsidRDefault="4AD6C8B7" w:rsidP="00B94733">
      <w:pPr>
        <w:pStyle w:val="SC-Source"/>
      </w:pPr>
      <w:r w:rsidRPr="00C6036B">
        <w:t>for episode in range(</w:t>
      </w:r>
      <w:proofErr w:type="spellStart"/>
      <w:r w:rsidRPr="00C6036B">
        <w:t>num_episodes</w:t>
      </w:r>
      <w:proofErr w:type="spellEnd"/>
      <w:r w:rsidRPr="00C6036B">
        <w:t>):</w:t>
      </w:r>
    </w:p>
    <w:p w14:paraId="0D2865A9" w14:textId="77777777" w:rsidR="004A67CF" w:rsidRPr="00C6036B" w:rsidRDefault="4AD6C8B7" w:rsidP="00B94733">
      <w:pPr>
        <w:pStyle w:val="SC-Source"/>
      </w:pPr>
      <w:r w:rsidRPr="00C6036B">
        <w:t xml:space="preserve">    state = </w:t>
      </w:r>
      <w:proofErr w:type="spellStart"/>
      <w:r w:rsidRPr="00C6036B">
        <w:t>preprocess_and_skip_frames</w:t>
      </w:r>
      <w:proofErr w:type="spellEnd"/>
      <w:r w:rsidRPr="00C6036B">
        <w:t>(env)</w:t>
      </w:r>
    </w:p>
    <w:p w14:paraId="61D0B04D" w14:textId="77777777" w:rsidR="004A67CF" w:rsidRPr="00C6036B" w:rsidRDefault="004A67CF" w:rsidP="00B94733">
      <w:pPr>
        <w:pStyle w:val="SC-Source"/>
      </w:pPr>
      <w:r w:rsidRPr="00C6036B">
        <w:t xml:space="preserve">    done = False</w:t>
      </w:r>
    </w:p>
    <w:p w14:paraId="1E0864BF" w14:textId="77777777" w:rsidR="004A67CF" w:rsidRPr="00C6036B" w:rsidRDefault="004A67CF" w:rsidP="00B94733">
      <w:pPr>
        <w:pStyle w:val="SC-Source"/>
      </w:pPr>
      <w:r w:rsidRPr="00C6036B">
        <w:t xml:space="preserve">    while not done:</w:t>
      </w:r>
    </w:p>
    <w:p w14:paraId="430DC702" w14:textId="77777777" w:rsidR="004A67CF" w:rsidRPr="00C6036B" w:rsidRDefault="4AD6C8B7" w:rsidP="00B94733">
      <w:pPr>
        <w:pStyle w:val="SC-Source"/>
      </w:pPr>
      <w:r w:rsidRPr="00C6036B">
        <w:t xml:space="preserve">        action = </w:t>
      </w:r>
      <w:proofErr w:type="spellStart"/>
      <w:r w:rsidRPr="00C6036B">
        <w:t>agent.select_action</w:t>
      </w:r>
      <w:proofErr w:type="spellEnd"/>
      <w:r w:rsidRPr="00C6036B">
        <w:t>(state)</w:t>
      </w:r>
    </w:p>
    <w:p w14:paraId="0298667B" w14:textId="77777777" w:rsidR="004A67CF" w:rsidRPr="00C6036B" w:rsidRDefault="4AD6C8B7" w:rsidP="00B94733">
      <w:pPr>
        <w:pStyle w:val="SC-Source"/>
      </w:pPr>
      <w:r w:rsidRPr="00C6036B">
        <w:t xml:space="preserve">        </w:t>
      </w:r>
      <w:proofErr w:type="spellStart"/>
      <w:r w:rsidRPr="00C6036B">
        <w:t>next_state</w:t>
      </w:r>
      <w:proofErr w:type="spellEnd"/>
      <w:r w:rsidRPr="00C6036B">
        <w:t xml:space="preserve">, reward, done, info = </w:t>
      </w:r>
      <w:proofErr w:type="spellStart"/>
      <w:r w:rsidRPr="00C6036B">
        <w:t>env.step</w:t>
      </w:r>
      <w:proofErr w:type="spellEnd"/>
      <w:r w:rsidRPr="00C6036B">
        <w:t>(action)</w:t>
      </w:r>
    </w:p>
    <w:p w14:paraId="2BA02C7D" w14:textId="77777777" w:rsidR="004A67CF" w:rsidRPr="00C6036B" w:rsidRDefault="4AD6C8B7" w:rsidP="00B94733">
      <w:pPr>
        <w:pStyle w:val="SC-Source"/>
      </w:pPr>
      <w:r w:rsidRPr="00C6036B">
        <w:t xml:space="preserve">        state = </w:t>
      </w:r>
      <w:proofErr w:type="spellStart"/>
      <w:r w:rsidRPr="00C6036B">
        <w:t>preprocess_and_skip_frames</w:t>
      </w:r>
      <w:proofErr w:type="spellEnd"/>
      <w:r w:rsidRPr="00C6036B">
        <w:t>(env)</w:t>
      </w:r>
    </w:p>
    <w:p w14:paraId="0012738B" w14:textId="0FD63E97" w:rsidR="004A67CF" w:rsidRPr="00C6036B" w:rsidRDefault="004A67CF" w:rsidP="00B94733">
      <w:pPr>
        <w:pStyle w:val="SC-Source"/>
      </w:pPr>
      <w:r w:rsidRPr="00C6036B">
        <w:t>`</w:t>
      </w:r>
      <w:r w:rsidR="00CA5EA6">
        <w:t>``</w:t>
      </w:r>
    </w:p>
    <w:p w14:paraId="3AD78CE8" w14:textId="4C90D9EB" w:rsidR="004A67CF" w:rsidRDefault="00CC76C1" w:rsidP="00C6036B">
      <w:pPr>
        <w:pStyle w:val="NormalBPBHEB"/>
      </w:pPr>
      <w:r>
        <w:t xml:space="preserve">This code demonstrates frame skipping by preprocessing states and pooling across multiple frames to capture key transitions. By focusing solely on </w:t>
      </w:r>
      <w:r w:rsidR="007D3083">
        <w:t xml:space="preserve">significant </w:t>
      </w:r>
      <w:r>
        <w:t>state changes, the agent learns efficiently without processing unnecessary data</w:t>
      </w:r>
      <w:r w:rsidR="00922024">
        <w:t>. Grayscale conversion and resizing further reduce</w:t>
      </w:r>
      <w:r>
        <w:t xml:space="preserve"> input size, streamlining neural network computations.</w:t>
      </w:r>
    </w:p>
    <w:p w14:paraId="181B7506" w14:textId="79020960" w:rsidR="004A67CF" w:rsidRPr="00641686" w:rsidRDefault="00C6036B" w:rsidP="00C6036B">
      <w:pPr>
        <w:pStyle w:val="NormalBPBHEB"/>
      </w:pPr>
      <w:r>
        <w:t>The following c</w:t>
      </w:r>
      <w:r w:rsidR="004A67CF" w:rsidRPr="00641686">
        <w:t xml:space="preserve">ode </w:t>
      </w:r>
      <w:r>
        <w:t>e</w:t>
      </w:r>
      <w:r w:rsidR="004A67CF" w:rsidRPr="00641686">
        <w:t>xample</w:t>
      </w:r>
      <w:r>
        <w:t xml:space="preserve"> presents e</w:t>
      </w:r>
      <w:r w:rsidR="004A67CF" w:rsidRPr="00641686">
        <w:t xml:space="preserve">nhanced </w:t>
      </w:r>
      <w:r>
        <w:t>t</w:t>
      </w:r>
      <w:r w:rsidR="004A67CF" w:rsidRPr="00641686">
        <w:t xml:space="preserve">raining with </w:t>
      </w:r>
      <w:r>
        <w:t>f</w:t>
      </w:r>
      <w:r w:rsidR="004A67CF" w:rsidRPr="00641686">
        <w:t xml:space="preserve">rame </w:t>
      </w:r>
      <w:r>
        <w:t>s</w:t>
      </w:r>
      <w:r w:rsidR="004A67CF" w:rsidRPr="00641686">
        <w:t>kipping</w:t>
      </w:r>
      <w:r>
        <w:t xml:space="preserve">: </w:t>
      </w:r>
    </w:p>
    <w:p w14:paraId="70651AF4" w14:textId="262D216A" w:rsidR="004A67CF" w:rsidRPr="00C6036B" w:rsidRDefault="001D668B" w:rsidP="00B94733">
      <w:pPr>
        <w:pStyle w:val="SC-Source"/>
      </w:pPr>
      <w:r>
        <w:t>```python</w:t>
      </w:r>
    </w:p>
    <w:p w14:paraId="71C7F02F" w14:textId="77777777" w:rsidR="004A67CF" w:rsidRPr="00C6036B" w:rsidRDefault="4AD6C8B7" w:rsidP="00B94733">
      <w:pPr>
        <w:pStyle w:val="SC-Source"/>
      </w:pPr>
      <w:r w:rsidRPr="00C6036B">
        <w:t xml:space="preserve">def </w:t>
      </w:r>
      <w:proofErr w:type="spellStart"/>
      <w:r w:rsidRPr="00C6036B">
        <w:t>preprocess_state</w:t>
      </w:r>
      <w:proofErr w:type="spellEnd"/>
      <w:r w:rsidRPr="00C6036B">
        <w:t>(state):</w:t>
      </w:r>
    </w:p>
    <w:p w14:paraId="1E562A7F" w14:textId="77777777" w:rsidR="004A67CF" w:rsidRPr="00C6036B" w:rsidRDefault="4AD6C8B7" w:rsidP="00B94733">
      <w:pPr>
        <w:pStyle w:val="SC-Source"/>
      </w:pPr>
      <w:r w:rsidRPr="00C6036B">
        <w:t xml:space="preserve">    gray = </w:t>
      </w:r>
      <w:proofErr w:type="spellStart"/>
      <w:r w:rsidRPr="00C6036B">
        <w:t>np.mean</w:t>
      </w:r>
      <w:proofErr w:type="spellEnd"/>
      <w:r w:rsidRPr="00C6036B">
        <w:t>(state, axis=2)</w:t>
      </w:r>
    </w:p>
    <w:p w14:paraId="6AA90182" w14:textId="77777777" w:rsidR="004A67CF" w:rsidRPr="00C6036B" w:rsidRDefault="004A67CF" w:rsidP="00B94733">
      <w:pPr>
        <w:pStyle w:val="SC-Source"/>
      </w:pPr>
      <w:r w:rsidRPr="00C6036B">
        <w:t xml:space="preserve">    resized = cv2.resize(gray, (84, 84))</w:t>
      </w:r>
    </w:p>
    <w:p w14:paraId="70ABBAFB" w14:textId="77777777" w:rsidR="004A67CF" w:rsidRPr="00C6036B" w:rsidRDefault="004A67CF" w:rsidP="00B94733">
      <w:pPr>
        <w:pStyle w:val="SC-Source"/>
      </w:pPr>
      <w:r w:rsidRPr="00C6036B">
        <w:t xml:space="preserve">    return resized / 255.0</w:t>
      </w:r>
    </w:p>
    <w:p w14:paraId="07311876" w14:textId="491F07B5" w:rsidR="004A67CF" w:rsidRPr="00C6036B" w:rsidRDefault="004A67CF" w:rsidP="00B94733">
      <w:pPr>
        <w:pStyle w:val="SC-Source"/>
      </w:pPr>
      <w:r w:rsidRPr="00C6036B">
        <w:t>`</w:t>
      </w:r>
      <w:r w:rsidR="00333972">
        <w:t>``</w:t>
      </w:r>
    </w:p>
    <w:p w14:paraId="33E3A99D" w14:textId="01EFAD5F" w:rsidR="004A67CF" w:rsidRDefault="004A67CF" w:rsidP="00C6036B">
      <w:pPr>
        <w:pStyle w:val="NormalBPBHEB"/>
      </w:pPr>
      <w:r w:rsidRPr="00641686">
        <w:t xml:space="preserve">This preprocessing pipeline </w:t>
      </w:r>
      <w:r w:rsidR="007236E9" w:rsidRPr="00641686">
        <w:t>improves</w:t>
      </w:r>
      <w:r w:rsidRPr="00641686">
        <w:t xml:space="preserve"> state representation, improving the efficiency of frame-based learning.</w:t>
      </w:r>
    </w:p>
    <w:p w14:paraId="78ECCDE4" w14:textId="77777777" w:rsidR="00C6036B" w:rsidRDefault="00C6036B" w:rsidP="00C6036B">
      <w:pPr>
        <w:pStyle w:val="NormalBPBHEB"/>
      </w:pPr>
    </w:p>
    <w:p w14:paraId="386237C4" w14:textId="71801682" w:rsidR="00C6036B" w:rsidRPr="004A67CF" w:rsidRDefault="00C6036B" w:rsidP="00C6036B">
      <w:pPr>
        <w:pStyle w:val="Heading2BPBHEB"/>
      </w:pPr>
      <w:r w:rsidRPr="004A67CF">
        <w:t xml:space="preserve">Reward </w:t>
      </w:r>
      <w:r>
        <w:t>s</w:t>
      </w:r>
      <w:r w:rsidRPr="004A67CF">
        <w:t>haping</w:t>
      </w:r>
      <w:r>
        <w:t xml:space="preserve"> </w:t>
      </w:r>
    </w:p>
    <w:p w14:paraId="61127A70" w14:textId="1765A2EA" w:rsidR="004A67CF" w:rsidRPr="004A67CF" w:rsidRDefault="004A67CF" w:rsidP="00C6036B">
      <w:pPr>
        <w:pStyle w:val="NormalBPBHEB"/>
      </w:pPr>
      <w:r w:rsidRPr="00C6036B">
        <w:rPr>
          <w:i/>
          <w:iCs/>
        </w:rPr>
        <w:t xml:space="preserve">Reward </w:t>
      </w:r>
      <w:r w:rsidR="00C6036B">
        <w:rPr>
          <w:i/>
          <w:iCs/>
        </w:rPr>
        <w:t>s</w:t>
      </w:r>
      <w:r w:rsidRPr="00C6036B">
        <w:rPr>
          <w:i/>
          <w:iCs/>
        </w:rPr>
        <w:t>haping</w:t>
      </w:r>
      <w:r>
        <w:rPr>
          <w:b/>
          <w:bCs/>
        </w:rPr>
        <w:t xml:space="preserve"> </w:t>
      </w:r>
      <w:r w:rsidRPr="004A67CF">
        <w:t xml:space="preserve">introduces intermediate rewards to guide the agent in environments with sparse or delayed feedback. This technique provides incremental signals that help the agent </w:t>
      </w:r>
      <w:r w:rsidR="007236E9" w:rsidRPr="004A67CF">
        <w:t>find</w:t>
      </w:r>
      <w:r w:rsidRPr="004A67CF">
        <w:t xml:space="preserve"> </w:t>
      </w:r>
      <w:r w:rsidR="004D0EBE">
        <w:t>applicable</w:t>
      </w:r>
      <w:r w:rsidR="004D0EBE" w:rsidRPr="004A67CF">
        <w:t xml:space="preserve"> </w:t>
      </w:r>
      <w:r w:rsidRPr="004A67CF">
        <w:t>policies more quickly.</w:t>
      </w:r>
    </w:p>
    <w:p w14:paraId="1CF00B4F" w14:textId="77777777" w:rsidR="004A67CF" w:rsidRPr="00402246" w:rsidRDefault="004A67CF" w:rsidP="00C6036B">
      <w:pPr>
        <w:pStyle w:val="NormalBPBHEB"/>
      </w:pPr>
      <w:r w:rsidRPr="00402246">
        <w:t>Advantages:</w:t>
      </w:r>
    </w:p>
    <w:p w14:paraId="3FEE8966" w14:textId="6295AB3C" w:rsidR="004A67CF" w:rsidRPr="004A67CF" w:rsidRDefault="00C6036B" w:rsidP="007109D6">
      <w:pPr>
        <w:pStyle w:val="NormalBPBHEB"/>
        <w:numPr>
          <w:ilvl w:val="0"/>
          <w:numId w:val="7"/>
        </w:numPr>
      </w:pPr>
      <w:r>
        <w:t>It a</w:t>
      </w:r>
      <w:r w:rsidR="004A67CF" w:rsidRPr="004A67CF">
        <w:t>ccelerates learning in environments with sparse rewards.</w:t>
      </w:r>
    </w:p>
    <w:p w14:paraId="3D19F4A2" w14:textId="0D96916E" w:rsidR="004A67CF" w:rsidRPr="004A67CF" w:rsidRDefault="00C6036B" w:rsidP="007109D6">
      <w:pPr>
        <w:pStyle w:val="NormalBPBHEB"/>
        <w:numPr>
          <w:ilvl w:val="0"/>
          <w:numId w:val="7"/>
        </w:numPr>
      </w:pPr>
      <w:r>
        <w:t>It e</w:t>
      </w:r>
      <w:r w:rsidR="004A67CF" w:rsidRPr="004A67CF">
        <w:t>ncourages exploration by rewarding intermediate progress.</w:t>
      </w:r>
    </w:p>
    <w:p w14:paraId="27CAB7E1" w14:textId="32D3CA3B" w:rsidR="004A67CF" w:rsidRPr="004A67CF" w:rsidRDefault="00C6036B" w:rsidP="00C6036B">
      <w:pPr>
        <w:pStyle w:val="NormalBPBHEB"/>
      </w:pPr>
      <w:r>
        <w:t>The following is a code i</w:t>
      </w:r>
      <w:r w:rsidR="004A67CF" w:rsidRPr="004A67CF">
        <w:t xml:space="preserve">mplementation </w:t>
      </w:r>
      <w:r>
        <w:t>e</w:t>
      </w:r>
      <w:r w:rsidR="004A67CF" w:rsidRPr="004A67CF">
        <w:t>xample</w:t>
      </w:r>
      <w:r>
        <w:t xml:space="preserve"> of r</w:t>
      </w:r>
      <w:r w:rsidR="004A67CF" w:rsidRPr="004A67CF">
        <w:t xml:space="preserve">eward </w:t>
      </w:r>
      <w:r>
        <w:t>s</w:t>
      </w:r>
      <w:r w:rsidR="004A67CF" w:rsidRPr="004A67CF">
        <w:t xml:space="preserve">haping for a </w:t>
      </w:r>
      <w:r>
        <w:t>n</w:t>
      </w:r>
      <w:r w:rsidR="004A67CF" w:rsidRPr="004A67CF">
        <w:t xml:space="preserve">avigation </w:t>
      </w:r>
      <w:r>
        <w:t>t</w:t>
      </w:r>
      <w:r w:rsidR="004A67CF" w:rsidRPr="004A67CF">
        <w:t>ask</w:t>
      </w:r>
    </w:p>
    <w:p w14:paraId="26FD0217" w14:textId="5793530B" w:rsidR="004A67CF" w:rsidRPr="00C6036B" w:rsidRDefault="001D668B" w:rsidP="00B94733">
      <w:pPr>
        <w:pStyle w:val="SC-Source"/>
      </w:pPr>
      <w:r>
        <w:t>```python</w:t>
      </w:r>
    </w:p>
    <w:p w14:paraId="5345ED8B" w14:textId="0FBE12B1" w:rsidR="004A67CF" w:rsidRPr="00C6036B" w:rsidRDefault="004A67CF" w:rsidP="00B94733">
      <w:pPr>
        <w:pStyle w:val="SC-Source"/>
      </w:pPr>
    </w:p>
    <w:p w14:paraId="3CB6C862" w14:textId="77777777" w:rsidR="004A67CF" w:rsidRPr="00C6036B" w:rsidRDefault="004A67CF" w:rsidP="00B94733">
      <w:pPr>
        <w:pStyle w:val="SC-Source"/>
      </w:pPr>
      <w:r w:rsidRPr="00C6036B">
        <w:t># Function for custom reward shaping</w:t>
      </w:r>
    </w:p>
    <w:p w14:paraId="4B323E1A" w14:textId="77777777" w:rsidR="004A67CF" w:rsidRPr="00C6036B" w:rsidRDefault="4AD6C8B7" w:rsidP="00B94733">
      <w:pPr>
        <w:pStyle w:val="SC-Source"/>
      </w:pPr>
      <w:r w:rsidRPr="00C6036B">
        <w:t xml:space="preserve">def </w:t>
      </w:r>
      <w:proofErr w:type="spellStart"/>
      <w:r w:rsidRPr="00C6036B">
        <w:t>shape_reward</w:t>
      </w:r>
      <w:proofErr w:type="spellEnd"/>
      <w:r w:rsidRPr="00C6036B">
        <w:t>(state, reward):</w:t>
      </w:r>
    </w:p>
    <w:p w14:paraId="618557DD" w14:textId="77777777" w:rsidR="004A67CF" w:rsidRPr="00C6036B" w:rsidRDefault="004A67CF" w:rsidP="00B94733">
      <w:pPr>
        <w:pStyle w:val="SC-Source"/>
      </w:pPr>
      <w:r w:rsidRPr="00C6036B">
        <w:t xml:space="preserve">    # Example: Encourage the agent to reach a goal</w:t>
      </w:r>
    </w:p>
    <w:p w14:paraId="5388B31E" w14:textId="77777777" w:rsidR="004A67CF" w:rsidRPr="00C6036B" w:rsidRDefault="004A67CF" w:rsidP="00B94733">
      <w:pPr>
        <w:pStyle w:val="SC-Source"/>
      </w:pPr>
      <w:r w:rsidRPr="00C6036B">
        <w:t xml:space="preserve">    if state == GOAL_STATE:</w:t>
      </w:r>
    </w:p>
    <w:p w14:paraId="3E4C6D13" w14:textId="77777777" w:rsidR="004A67CF" w:rsidRPr="00C6036B" w:rsidRDefault="004A67CF" w:rsidP="00B94733">
      <w:pPr>
        <w:pStyle w:val="SC-Source"/>
      </w:pPr>
      <w:r w:rsidRPr="00C6036B">
        <w:t xml:space="preserve">        reward += 10</w:t>
      </w:r>
    </w:p>
    <w:p w14:paraId="15015051" w14:textId="77777777" w:rsidR="004A67CF" w:rsidRPr="00C6036B" w:rsidRDefault="4AD6C8B7" w:rsidP="00B94733">
      <w:pPr>
        <w:pStyle w:val="SC-Source"/>
      </w:pPr>
      <w:r w:rsidRPr="00C6036B">
        <w:t xml:space="preserve">    </w:t>
      </w:r>
      <w:proofErr w:type="spellStart"/>
      <w:r w:rsidRPr="00C6036B">
        <w:t>elif</w:t>
      </w:r>
      <w:proofErr w:type="spellEnd"/>
      <w:r w:rsidRPr="00C6036B">
        <w:t xml:space="preserve"> state in DANGER_ZONE:</w:t>
      </w:r>
    </w:p>
    <w:p w14:paraId="6E72E1CE" w14:textId="77777777" w:rsidR="004A67CF" w:rsidRPr="00C6036B" w:rsidRDefault="004A67CF" w:rsidP="00B94733">
      <w:pPr>
        <w:pStyle w:val="SC-Source"/>
      </w:pPr>
      <w:r w:rsidRPr="00C6036B">
        <w:t xml:space="preserve">        reward -= 5</w:t>
      </w:r>
    </w:p>
    <w:p w14:paraId="484D8662" w14:textId="77777777" w:rsidR="004A67CF" w:rsidRPr="00C6036B" w:rsidRDefault="004A67CF" w:rsidP="00B94733">
      <w:pPr>
        <w:pStyle w:val="SC-Source"/>
      </w:pPr>
      <w:r w:rsidRPr="00C6036B">
        <w:t xml:space="preserve">    return reward</w:t>
      </w:r>
    </w:p>
    <w:p w14:paraId="612942D4" w14:textId="77777777" w:rsidR="004A67CF" w:rsidRPr="00C6036B" w:rsidRDefault="004A67CF" w:rsidP="00B94733">
      <w:pPr>
        <w:pStyle w:val="SC-Source"/>
      </w:pPr>
    </w:p>
    <w:p w14:paraId="06F5A812" w14:textId="77777777" w:rsidR="004A67CF" w:rsidRPr="00C6036B" w:rsidRDefault="004A67CF" w:rsidP="00B94733">
      <w:pPr>
        <w:pStyle w:val="SC-Source"/>
      </w:pPr>
      <w:r w:rsidRPr="00C6036B">
        <w:t># Usage in training loop</w:t>
      </w:r>
    </w:p>
    <w:p w14:paraId="193D60FB" w14:textId="77777777" w:rsidR="004A67CF" w:rsidRPr="00C6036B" w:rsidRDefault="4AD6C8B7" w:rsidP="00B94733">
      <w:pPr>
        <w:pStyle w:val="SC-Source"/>
      </w:pPr>
      <w:r w:rsidRPr="00C6036B">
        <w:t>for episode in range(</w:t>
      </w:r>
      <w:proofErr w:type="spellStart"/>
      <w:r w:rsidRPr="00C6036B">
        <w:t>num_episodes</w:t>
      </w:r>
      <w:proofErr w:type="spellEnd"/>
      <w:r w:rsidRPr="00C6036B">
        <w:t>):</w:t>
      </w:r>
    </w:p>
    <w:p w14:paraId="62BE37A0" w14:textId="77777777" w:rsidR="004A67CF" w:rsidRPr="00C6036B" w:rsidRDefault="004A67CF" w:rsidP="00B94733">
      <w:pPr>
        <w:pStyle w:val="SC-Source"/>
      </w:pPr>
      <w:r w:rsidRPr="00C6036B">
        <w:t xml:space="preserve">    state = </w:t>
      </w:r>
      <w:proofErr w:type="spellStart"/>
      <w:r w:rsidRPr="00C6036B">
        <w:t>env.reset</w:t>
      </w:r>
      <w:proofErr w:type="spellEnd"/>
      <w:r w:rsidRPr="00C6036B">
        <w:t>()</w:t>
      </w:r>
    </w:p>
    <w:p w14:paraId="3668E90A" w14:textId="77777777" w:rsidR="004A67CF" w:rsidRPr="00C6036B" w:rsidRDefault="004A67CF" w:rsidP="00B94733">
      <w:pPr>
        <w:pStyle w:val="SC-Source"/>
      </w:pPr>
      <w:r w:rsidRPr="00C6036B">
        <w:t xml:space="preserve">    done = False</w:t>
      </w:r>
    </w:p>
    <w:p w14:paraId="71C0FE65" w14:textId="77777777" w:rsidR="004A67CF" w:rsidRPr="00C6036B" w:rsidRDefault="004A67CF" w:rsidP="00B94733">
      <w:pPr>
        <w:pStyle w:val="SC-Source"/>
      </w:pPr>
      <w:r w:rsidRPr="00C6036B">
        <w:t xml:space="preserve">    while not done:</w:t>
      </w:r>
    </w:p>
    <w:p w14:paraId="13EC59C3" w14:textId="77777777" w:rsidR="004A67CF" w:rsidRPr="00C6036B" w:rsidRDefault="4AD6C8B7" w:rsidP="00B94733">
      <w:pPr>
        <w:pStyle w:val="SC-Source"/>
      </w:pPr>
      <w:r w:rsidRPr="00C6036B">
        <w:t xml:space="preserve">        action = </w:t>
      </w:r>
      <w:proofErr w:type="spellStart"/>
      <w:r w:rsidRPr="00C6036B">
        <w:t>agent.select_action</w:t>
      </w:r>
      <w:proofErr w:type="spellEnd"/>
      <w:r w:rsidRPr="00C6036B">
        <w:t>(state)</w:t>
      </w:r>
    </w:p>
    <w:p w14:paraId="6D3C450F" w14:textId="77777777" w:rsidR="004A67CF" w:rsidRPr="00C6036B" w:rsidRDefault="4AD6C8B7" w:rsidP="00B94733">
      <w:pPr>
        <w:pStyle w:val="SC-Source"/>
      </w:pPr>
      <w:r w:rsidRPr="00C6036B">
        <w:t xml:space="preserve">        </w:t>
      </w:r>
      <w:proofErr w:type="spellStart"/>
      <w:r w:rsidRPr="00C6036B">
        <w:t>next_state</w:t>
      </w:r>
      <w:proofErr w:type="spellEnd"/>
      <w:r w:rsidRPr="00C6036B">
        <w:t xml:space="preserve">, </w:t>
      </w:r>
      <w:proofErr w:type="spellStart"/>
      <w:r w:rsidRPr="00C6036B">
        <w:t>raw_reward</w:t>
      </w:r>
      <w:proofErr w:type="spellEnd"/>
      <w:r w:rsidRPr="00C6036B">
        <w:t xml:space="preserve">, done, info = </w:t>
      </w:r>
      <w:proofErr w:type="spellStart"/>
      <w:r w:rsidRPr="00C6036B">
        <w:t>env.step</w:t>
      </w:r>
      <w:proofErr w:type="spellEnd"/>
      <w:r w:rsidRPr="00C6036B">
        <w:t>(action)</w:t>
      </w:r>
    </w:p>
    <w:p w14:paraId="3C324BA2" w14:textId="77777777" w:rsidR="004A67CF" w:rsidRPr="00C6036B" w:rsidRDefault="4AD6C8B7" w:rsidP="00B94733">
      <w:pPr>
        <w:pStyle w:val="SC-Source"/>
      </w:pPr>
      <w:r w:rsidRPr="00C6036B">
        <w:t xml:space="preserve">        </w:t>
      </w:r>
      <w:proofErr w:type="spellStart"/>
      <w:r w:rsidRPr="00C6036B">
        <w:t>shaped_reward</w:t>
      </w:r>
      <w:proofErr w:type="spellEnd"/>
      <w:r w:rsidRPr="00C6036B">
        <w:t xml:space="preserve"> = </w:t>
      </w:r>
      <w:proofErr w:type="spellStart"/>
      <w:r w:rsidRPr="00C6036B">
        <w:t>shape_reward</w:t>
      </w:r>
      <w:proofErr w:type="spellEnd"/>
      <w:r w:rsidRPr="00C6036B">
        <w:t>(</w:t>
      </w:r>
      <w:proofErr w:type="spellStart"/>
      <w:r w:rsidRPr="00C6036B">
        <w:t>next_state</w:t>
      </w:r>
      <w:proofErr w:type="spellEnd"/>
      <w:r w:rsidRPr="00C6036B">
        <w:t xml:space="preserve">, </w:t>
      </w:r>
      <w:proofErr w:type="spellStart"/>
      <w:r w:rsidRPr="00C6036B">
        <w:t>raw_reward</w:t>
      </w:r>
      <w:proofErr w:type="spellEnd"/>
      <w:r w:rsidRPr="00C6036B">
        <w:t>)</w:t>
      </w:r>
    </w:p>
    <w:p w14:paraId="708C5101" w14:textId="77777777" w:rsidR="004A67CF" w:rsidRPr="00C6036B" w:rsidRDefault="4AD6C8B7" w:rsidP="00B94733">
      <w:pPr>
        <w:pStyle w:val="SC-Source"/>
      </w:pPr>
      <w:r w:rsidRPr="00C6036B">
        <w:t xml:space="preserve">        </w:t>
      </w:r>
      <w:proofErr w:type="spellStart"/>
      <w:r w:rsidRPr="00C6036B">
        <w:t>agent.update</w:t>
      </w:r>
      <w:proofErr w:type="spellEnd"/>
      <w:r w:rsidRPr="00C6036B">
        <w:t xml:space="preserve">(state, action, </w:t>
      </w:r>
      <w:proofErr w:type="spellStart"/>
      <w:r w:rsidRPr="00C6036B">
        <w:t>shaped_reward</w:t>
      </w:r>
      <w:proofErr w:type="spellEnd"/>
      <w:r w:rsidRPr="00C6036B">
        <w:t xml:space="preserve">, </w:t>
      </w:r>
      <w:proofErr w:type="spellStart"/>
      <w:r w:rsidRPr="00C6036B">
        <w:t>next_state</w:t>
      </w:r>
      <w:proofErr w:type="spellEnd"/>
      <w:r w:rsidRPr="00C6036B">
        <w:t>)</w:t>
      </w:r>
    </w:p>
    <w:p w14:paraId="520C7452" w14:textId="77777777" w:rsidR="004A67CF" w:rsidRPr="00C6036B" w:rsidRDefault="4AD6C8B7" w:rsidP="00B94733">
      <w:pPr>
        <w:pStyle w:val="SC-Source"/>
      </w:pPr>
      <w:r w:rsidRPr="00C6036B">
        <w:t xml:space="preserve">        state = </w:t>
      </w:r>
      <w:proofErr w:type="spellStart"/>
      <w:r w:rsidRPr="00C6036B">
        <w:t>next_state</w:t>
      </w:r>
      <w:proofErr w:type="spellEnd"/>
    </w:p>
    <w:p w14:paraId="6A9701BE" w14:textId="7F317270" w:rsidR="004A67CF" w:rsidRPr="00C6036B" w:rsidRDefault="004A67CF" w:rsidP="00B94733">
      <w:pPr>
        <w:pStyle w:val="SC-Source"/>
      </w:pPr>
      <w:r w:rsidRPr="00C6036B">
        <w:t>`</w:t>
      </w:r>
      <w:r w:rsidR="00333972">
        <w:t>``</w:t>
      </w:r>
    </w:p>
    <w:p w14:paraId="42D7496D" w14:textId="3127B39D" w:rsidR="004A67CF" w:rsidRDefault="00CC76C1" w:rsidP="00C6036B">
      <w:pPr>
        <w:pStyle w:val="NormalBPBHEB"/>
      </w:pPr>
      <w:r>
        <w:t xml:space="preserve">This example illustrates how to enhance rewards by providing additional context. By penalizing actions that lead to dangerous states and rewarding progress toward the goal, the agent can more effectively prioritize strategies that support long-term objectives. Reward shaping is especially helpful </w:t>
      </w:r>
      <w:r w:rsidR="000A2B66">
        <w:t>for tasks that depend</w:t>
      </w:r>
      <w:r>
        <w:t xml:space="preserve"> on overcoming long sequences of non-rewarding states.</w:t>
      </w:r>
    </w:p>
    <w:p w14:paraId="4043A013" w14:textId="77777777" w:rsidR="00C6036B" w:rsidRDefault="00C6036B" w:rsidP="00C6036B">
      <w:pPr>
        <w:pStyle w:val="NormalBPBHEB"/>
      </w:pPr>
    </w:p>
    <w:p w14:paraId="0B24582C" w14:textId="76C36F2D" w:rsidR="00C6036B" w:rsidRPr="004A67CF" w:rsidRDefault="00C6036B" w:rsidP="00C6036B">
      <w:pPr>
        <w:pStyle w:val="Heading2BPBHEB"/>
      </w:pPr>
      <w:r w:rsidRPr="004A67CF">
        <w:t xml:space="preserve">Data </w:t>
      </w:r>
      <w:r>
        <w:t>a</w:t>
      </w:r>
      <w:r w:rsidRPr="004A67CF">
        <w:t>ugmentation</w:t>
      </w:r>
    </w:p>
    <w:p w14:paraId="3931EE9D" w14:textId="4B81F6F8" w:rsidR="004A67CF" w:rsidRPr="004A67CF" w:rsidRDefault="004A67CF" w:rsidP="00C6036B">
      <w:pPr>
        <w:pStyle w:val="NormalBPBHEB"/>
      </w:pPr>
      <w:r w:rsidRPr="00C6036B">
        <w:rPr>
          <w:i/>
          <w:iCs/>
        </w:rPr>
        <w:t>Data Augmentation</w:t>
      </w:r>
      <w:r>
        <w:rPr>
          <w:b/>
          <w:bCs/>
        </w:rPr>
        <w:t xml:space="preserve"> </w:t>
      </w:r>
      <w:r w:rsidRPr="004A67CF">
        <w:t>applies transformations to observed states, increasing the diversity of the training dataset. This method improves generalization and robustness by exposing the agent to varied state representations.</w:t>
      </w:r>
    </w:p>
    <w:p w14:paraId="4B9BC0FF" w14:textId="77777777" w:rsidR="004A67CF" w:rsidRPr="00402246" w:rsidRDefault="004A67CF" w:rsidP="00C6036B">
      <w:pPr>
        <w:pStyle w:val="NormalBPBHEB"/>
      </w:pPr>
      <w:r w:rsidRPr="00402246">
        <w:t>Advantages:</w:t>
      </w:r>
    </w:p>
    <w:p w14:paraId="3147C6D0" w14:textId="28003EB2" w:rsidR="004A67CF" w:rsidRPr="004A67CF" w:rsidRDefault="00C6036B" w:rsidP="007109D6">
      <w:pPr>
        <w:pStyle w:val="NormalBPBHEB"/>
        <w:numPr>
          <w:ilvl w:val="0"/>
          <w:numId w:val="8"/>
        </w:numPr>
      </w:pPr>
      <w:r>
        <w:t>It m</w:t>
      </w:r>
      <w:r w:rsidR="004A67CF" w:rsidRPr="004A67CF">
        <w:t>itigates overfitting by diversifying training inputs.</w:t>
      </w:r>
    </w:p>
    <w:p w14:paraId="29A2DAAD" w14:textId="33F86F70" w:rsidR="004A67CF" w:rsidRDefault="00C6036B" w:rsidP="007109D6">
      <w:pPr>
        <w:pStyle w:val="NormalBPBHEB"/>
        <w:numPr>
          <w:ilvl w:val="0"/>
          <w:numId w:val="8"/>
        </w:numPr>
      </w:pPr>
      <w:r>
        <w:t>It e</w:t>
      </w:r>
      <w:r w:rsidR="004A67CF" w:rsidRPr="004A67CF">
        <w:t>nhances resilience to variations in the environment.</w:t>
      </w:r>
    </w:p>
    <w:p w14:paraId="67ABF2C4" w14:textId="1FA6F0D1" w:rsidR="004A67CF" w:rsidRPr="004A67CF" w:rsidRDefault="00C6036B" w:rsidP="00C6036B">
      <w:pPr>
        <w:pStyle w:val="NormalBPBHEB"/>
      </w:pPr>
      <w:r>
        <w:t>The following is a code i</w:t>
      </w:r>
      <w:r w:rsidR="004A67CF" w:rsidRPr="004A67CF">
        <w:t xml:space="preserve">mplementation </w:t>
      </w:r>
      <w:r>
        <w:t>e</w:t>
      </w:r>
      <w:r w:rsidR="004A67CF" w:rsidRPr="004A67CF">
        <w:t>xample</w:t>
      </w:r>
      <w:r>
        <w:t xml:space="preserve"> of d</w:t>
      </w:r>
      <w:r w:rsidR="004A67CF" w:rsidRPr="004A67CF">
        <w:t xml:space="preserve">ata </w:t>
      </w:r>
      <w:r>
        <w:t>a</w:t>
      </w:r>
      <w:r w:rsidR="004A67CF" w:rsidRPr="004A67CF">
        <w:t xml:space="preserve">ugmentation for </w:t>
      </w:r>
      <w:r>
        <w:t>i</w:t>
      </w:r>
      <w:r w:rsidR="004A67CF" w:rsidRPr="004A67CF">
        <w:t xml:space="preserve">mage </w:t>
      </w:r>
      <w:r>
        <w:t>s</w:t>
      </w:r>
      <w:r w:rsidR="004A67CF" w:rsidRPr="004A67CF">
        <w:t>tates</w:t>
      </w:r>
      <w:r>
        <w:t xml:space="preserve">: </w:t>
      </w:r>
    </w:p>
    <w:p w14:paraId="4A8D33D3" w14:textId="364D2732" w:rsidR="004A67CF" w:rsidRPr="00C6036B" w:rsidRDefault="001D668B" w:rsidP="00B94733">
      <w:pPr>
        <w:pStyle w:val="SC-Source"/>
      </w:pPr>
      <w:r>
        <w:t>```python</w:t>
      </w:r>
    </w:p>
    <w:p w14:paraId="260A11B3" w14:textId="3B50A62B" w:rsidR="004A67CF" w:rsidRPr="00C6036B" w:rsidRDefault="004A67CF" w:rsidP="00B94733">
      <w:pPr>
        <w:pStyle w:val="SC-Source"/>
      </w:pPr>
    </w:p>
    <w:p w14:paraId="6B55D704" w14:textId="77777777" w:rsidR="004A67CF" w:rsidRPr="00C6036B" w:rsidRDefault="4AD6C8B7" w:rsidP="00B94733">
      <w:pPr>
        <w:pStyle w:val="SC-Source"/>
      </w:pPr>
      <w:r w:rsidRPr="00C6036B">
        <w:t xml:space="preserve">from </w:t>
      </w:r>
      <w:proofErr w:type="spellStart"/>
      <w:r w:rsidRPr="00C6036B">
        <w:t>imgaug</w:t>
      </w:r>
      <w:proofErr w:type="spellEnd"/>
      <w:r w:rsidRPr="00C6036B">
        <w:t xml:space="preserve"> import augmenters as </w:t>
      </w:r>
      <w:proofErr w:type="spellStart"/>
      <w:r w:rsidRPr="00C6036B">
        <w:t>iaa</w:t>
      </w:r>
      <w:proofErr w:type="spellEnd"/>
    </w:p>
    <w:p w14:paraId="5726B03C" w14:textId="77777777" w:rsidR="004A67CF" w:rsidRPr="00C6036B" w:rsidRDefault="004A67CF" w:rsidP="00B94733">
      <w:pPr>
        <w:pStyle w:val="SC-Source"/>
      </w:pPr>
    </w:p>
    <w:p w14:paraId="0243CA56" w14:textId="77777777" w:rsidR="004A67CF" w:rsidRPr="00C6036B" w:rsidRDefault="004A67CF" w:rsidP="00B94733">
      <w:pPr>
        <w:pStyle w:val="SC-Source"/>
      </w:pPr>
      <w:r w:rsidRPr="00C6036B">
        <w:t># Define augmentation pipeline</w:t>
      </w:r>
    </w:p>
    <w:p w14:paraId="7DB6053A" w14:textId="77777777" w:rsidR="004A67CF" w:rsidRPr="00C6036B" w:rsidRDefault="4AD6C8B7" w:rsidP="00B94733">
      <w:pPr>
        <w:pStyle w:val="SC-Source"/>
      </w:pPr>
      <w:r w:rsidRPr="00C6036B">
        <w:t xml:space="preserve">augmenter = </w:t>
      </w:r>
      <w:proofErr w:type="spellStart"/>
      <w:r w:rsidRPr="00C6036B">
        <w:t>iaa.Sequential</w:t>
      </w:r>
      <w:proofErr w:type="spellEnd"/>
      <w:r w:rsidRPr="00C6036B">
        <w:t>([</w:t>
      </w:r>
    </w:p>
    <w:p w14:paraId="4AF386EC" w14:textId="77777777" w:rsidR="004A67CF" w:rsidRPr="00C6036B" w:rsidRDefault="4AD6C8B7" w:rsidP="00B94733">
      <w:pPr>
        <w:pStyle w:val="SC-Source"/>
      </w:pPr>
      <w:r w:rsidRPr="00C6036B">
        <w:t xml:space="preserve">    </w:t>
      </w:r>
      <w:proofErr w:type="spellStart"/>
      <w:r w:rsidRPr="00C6036B">
        <w:t>iaa.Affine</w:t>
      </w:r>
      <w:proofErr w:type="spellEnd"/>
      <w:r w:rsidRPr="00C6036B">
        <w:t>(rotate=(-15, 15)),  # Random rotations</w:t>
      </w:r>
    </w:p>
    <w:p w14:paraId="7B8BD815" w14:textId="77777777" w:rsidR="004A67CF" w:rsidRPr="00C6036B" w:rsidRDefault="4AD6C8B7" w:rsidP="00B94733">
      <w:pPr>
        <w:pStyle w:val="SC-Source"/>
      </w:pPr>
      <w:r w:rsidRPr="00C6036B">
        <w:t xml:space="preserve">    </w:t>
      </w:r>
      <w:proofErr w:type="spellStart"/>
      <w:r w:rsidRPr="00C6036B">
        <w:t>iaa.Fliplr</w:t>
      </w:r>
      <w:proofErr w:type="spellEnd"/>
      <w:r w:rsidRPr="00C6036B">
        <w:t>(0.5),              # Random horizontal flips</w:t>
      </w:r>
    </w:p>
    <w:p w14:paraId="3EEDA15A" w14:textId="77777777" w:rsidR="004A67CF" w:rsidRPr="00C6036B" w:rsidRDefault="4AD6C8B7" w:rsidP="00B94733">
      <w:pPr>
        <w:pStyle w:val="SC-Source"/>
      </w:pPr>
      <w:r w:rsidRPr="00C6036B">
        <w:t xml:space="preserve">    </w:t>
      </w:r>
      <w:proofErr w:type="spellStart"/>
      <w:r w:rsidRPr="00C6036B">
        <w:t>iaa.Multiply</w:t>
      </w:r>
      <w:proofErr w:type="spellEnd"/>
      <w:r w:rsidRPr="00C6036B">
        <w:t>((0.8, 1.2))      # Brightness variations</w:t>
      </w:r>
    </w:p>
    <w:p w14:paraId="3D53E01F" w14:textId="77777777" w:rsidR="004A67CF" w:rsidRPr="00C6036B" w:rsidRDefault="004A67CF" w:rsidP="00B94733">
      <w:pPr>
        <w:pStyle w:val="SC-Source"/>
      </w:pPr>
      <w:r w:rsidRPr="00C6036B">
        <w:t>])</w:t>
      </w:r>
    </w:p>
    <w:p w14:paraId="55C9EAB7" w14:textId="77777777" w:rsidR="004A67CF" w:rsidRPr="00C6036B" w:rsidRDefault="004A67CF" w:rsidP="00B94733">
      <w:pPr>
        <w:pStyle w:val="SC-Source"/>
      </w:pPr>
    </w:p>
    <w:p w14:paraId="3E3E4612" w14:textId="77777777" w:rsidR="004A67CF" w:rsidRPr="00C6036B" w:rsidRDefault="004A67CF" w:rsidP="00B94733">
      <w:pPr>
        <w:pStyle w:val="SC-Source"/>
      </w:pPr>
      <w:r w:rsidRPr="00C6036B">
        <w:t># Function for augmenting state observations</w:t>
      </w:r>
    </w:p>
    <w:p w14:paraId="76130756" w14:textId="77777777" w:rsidR="004A67CF" w:rsidRPr="00C6036B" w:rsidRDefault="4AD6C8B7" w:rsidP="00B94733">
      <w:pPr>
        <w:pStyle w:val="SC-Source"/>
      </w:pPr>
      <w:r w:rsidRPr="00C6036B">
        <w:t xml:space="preserve">def </w:t>
      </w:r>
      <w:proofErr w:type="spellStart"/>
      <w:r w:rsidRPr="00C6036B">
        <w:t>augment_state</w:t>
      </w:r>
      <w:proofErr w:type="spellEnd"/>
      <w:r w:rsidRPr="00C6036B">
        <w:t>(state):</w:t>
      </w:r>
    </w:p>
    <w:p w14:paraId="530D7689" w14:textId="77777777" w:rsidR="004A67CF" w:rsidRPr="00C6036B" w:rsidRDefault="4AD6C8B7" w:rsidP="00B94733">
      <w:pPr>
        <w:pStyle w:val="SC-Source"/>
      </w:pPr>
      <w:r w:rsidRPr="00C6036B">
        <w:t xml:space="preserve">    </w:t>
      </w:r>
      <w:proofErr w:type="spellStart"/>
      <w:r w:rsidRPr="00C6036B">
        <w:t>augmented_state</w:t>
      </w:r>
      <w:proofErr w:type="spellEnd"/>
      <w:r w:rsidRPr="00C6036B">
        <w:t xml:space="preserve"> = </w:t>
      </w:r>
      <w:proofErr w:type="spellStart"/>
      <w:r w:rsidRPr="00C6036B">
        <w:t>augmenter.augment_image</w:t>
      </w:r>
      <w:proofErr w:type="spellEnd"/>
      <w:r w:rsidRPr="00C6036B">
        <w:t>(state)</w:t>
      </w:r>
    </w:p>
    <w:p w14:paraId="46894F32" w14:textId="77777777" w:rsidR="004A67CF" w:rsidRPr="00C6036B" w:rsidRDefault="4AD6C8B7" w:rsidP="00B94733">
      <w:pPr>
        <w:pStyle w:val="SC-Source"/>
      </w:pPr>
      <w:r w:rsidRPr="00C6036B">
        <w:t xml:space="preserve">    return </w:t>
      </w:r>
      <w:proofErr w:type="spellStart"/>
      <w:r w:rsidRPr="00C6036B">
        <w:t>augmented_state</w:t>
      </w:r>
      <w:proofErr w:type="spellEnd"/>
    </w:p>
    <w:p w14:paraId="1CAFFA72" w14:textId="77777777" w:rsidR="004A67CF" w:rsidRPr="00C6036B" w:rsidRDefault="004A67CF" w:rsidP="00B94733">
      <w:pPr>
        <w:pStyle w:val="SC-Source"/>
      </w:pPr>
    </w:p>
    <w:p w14:paraId="2627B39E" w14:textId="77777777" w:rsidR="004A67CF" w:rsidRPr="00C6036B" w:rsidRDefault="004A67CF" w:rsidP="00B94733">
      <w:pPr>
        <w:pStyle w:val="SC-Source"/>
      </w:pPr>
      <w:r w:rsidRPr="00C6036B">
        <w:t># Usage in training loop</w:t>
      </w:r>
    </w:p>
    <w:p w14:paraId="5C2283D2" w14:textId="77777777" w:rsidR="004A67CF" w:rsidRPr="00C6036B" w:rsidRDefault="4AD6C8B7" w:rsidP="00B94733">
      <w:pPr>
        <w:pStyle w:val="SC-Source"/>
      </w:pPr>
      <w:r w:rsidRPr="00C6036B">
        <w:t>for episode in range(</w:t>
      </w:r>
      <w:proofErr w:type="spellStart"/>
      <w:r w:rsidRPr="00C6036B">
        <w:t>num_episodes</w:t>
      </w:r>
      <w:proofErr w:type="spellEnd"/>
      <w:r w:rsidRPr="00C6036B">
        <w:t>):</w:t>
      </w:r>
    </w:p>
    <w:p w14:paraId="3327FDCF" w14:textId="77777777" w:rsidR="004A67CF" w:rsidRPr="00C6036B" w:rsidRDefault="4AD6C8B7" w:rsidP="00B94733">
      <w:pPr>
        <w:pStyle w:val="SC-Source"/>
      </w:pPr>
      <w:r w:rsidRPr="00C6036B">
        <w:t xml:space="preserve">    state = </w:t>
      </w:r>
      <w:proofErr w:type="spellStart"/>
      <w:r w:rsidRPr="00C6036B">
        <w:t>env.reset</w:t>
      </w:r>
      <w:proofErr w:type="spellEnd"/>
      <w:r w:rsidRPr="00C6036B">
        <w:t>()</w:t>
      </w:r>
    </w:p>
    <w:p w14:paraId="2040C4F8" w14:textId="77777777" w:rsidR="004A67CF" w:rsidRPr="00C6036B" w:rsidRDefault="4AD6C8B7" w:rsidP="00B94733">
      <w:pPr>
        <w:pStyle w:val="SC-Source"/>
      </w:pPr>
      <w:r w:rsidRPr="00C6036B">
        <w:t xml:space="preserve">    state = </w:t>
      </w:r>
      <w:proofErr w:type="spellStart"/>
      <w:r w:rsidRPr="00C6036B">
        <w:t>augment_state</w:t>
      </w:r>
      <w:proofErr w:type="spellEnd"/>
      <w:r w:rsidRPr="00C6036B">
        <w:t>(state)  # Apply augmentation</w:t>
      </w:r>
    </w:p>
    <w:p w14:paraId="6FD11E9B" w14:textId="77777777" w:rsidR="004A67CF" w:rsidRPr="00C6036B" w:rsidRDefault="004A67CF" w:rsidP="00B94733">
      <w:pPr>
        <w:pStyle w:val="SC-Source"/>
      </w:pPr>
      <w:r w:rsidRPr="00C6036B">
        <w:t xml:space="preserve">    done = False</w:t>
      </w:r>
    </w:p>
    <w:p w14:paraId="44900935" w14:textId="77777777" w:rsidR="004A67CF" w:rsidRPr="00C6036B" w:rsidRDefault="004A67CF" w:rsidP="00B94733">
      <w:pPr>
        <w:pStyle w:val="SC-Source"/>
      </w:pPr>
      <w:r w:rsidRPr="00C6036B">
        <w:t xml:space="preserve">    while not done:</w:t>
      </w:r>
    </w:p>
    <w:p w14:paraId="64BE1B7B" w14:textId="77777777" w:rsidR="004A67CF" w:rsidRPr="00C6036B" w:rsidRDefault="4AD6C8B7" w:rsidP="00B94733">
      <w:pPr>
        <w:pStyle w:val="SC-Source"/>
      </w:pPr>
      <w:r w:rsidRPr="00C6036B">
        <w:t xml:space="preserve">        action = </w:t>
      </w:r>
      <w:proofErr w:type="spellStart"/>
      <w:r w:rsidRPr="00C6036B">
        <w:t>agent.select_action</w:t>
      </w:r>
      <w:proofErr w:type="spellEnd"/>
      <w:r w:rsidRPr="00C6036B">
        <w:t>(state)</w:t>
      </w:r>
    </w:p>
    <w:p w14:paraId="6C3126BB" w14:textId="77777777" w:rsidR="004A67CF" w:rsidRPr="00C6036B" w:rsidRDefault="4AD6C8B7" w:rsidP="00B94733">
      <w:pPr>
        <w:pStyle w:val="SC-Source"/>
      </w:pPr>
      <w:r w:rsidRPr="00C6036B">
        <w:t xml:space="preserve">        </w:t>
      </w:r>
      <w:proofErr w:type="spellStart"/>
      <w:r w:rsidRPr="00C6036B">
        <w:t>next_state</w:t>
      </w:r>
      <w:proofErr w:type="spellEnd"/>
      <w:r w:rsidRPr="00C6036B">
        <w:t xml:space="preserve">, reward, done, info = </w:t>
      </w:r>
      <w:proofErr w:type="spellStart"/>
      <w:r w:rsidRPr="00C6036B">
        <w:t>env.step</w:t>
      </w:r>
      <w:proofErr w:type="spellEnd"/>
      <w:r w:rsidRPr="00C6036B">
        <w:t>(action)</w:t>
      </w:r>
    </w:p>
    <w:p w14:paraId="34A7C719" w14:textId="77777777" w:rsidR="004A67CF" w:rsidRPr="00C6036B" w:rsidRDefault="4AD6C8B7" w:rsidP="00B94733">
      <w:pPr>
        <w:pStyle w:val="SC-Source"/>
      </w:pPr>
      <w:r w:rsidRPr="00C6036B">
        <w:t xml:space="preserve">        </w:t>
      </w:r>
      <w:proofErr w:type="spellStart"/>
      <w:r w:rsidRPr="00C6036B">
        <w:t>next_state</w:t>
      </w:r>
      <w:proofErr w:type="spellEnd"/>
      <w:r w:rsidRPr="00C6036B">
        <w:t xml:space="preserve"> = </w:t>
      </w:r>
      <w:proofErr w:type="spellStart"/>
      <w:r w:rsidRPr="00C6036B">
        <w:t>augment_state</w:t>
      </w:r>
      <w:proofErr w:type="spellEnd"/>
      <w:r w:rsidRPr="00C6036B">
        <w:t>(</w:t>
      </w:r>
      <w:proofErr w:type="spellStart"/>
      <w:r w:rsidRPr="00C6036B">
        <w:t>next_state</w:t>
      </w:r>
      <w:proofErr w:type="spellEnd"/>
      <w:r w:rsidRPr="00C6036B">
        <w:t>)  # Apply augmentation</w:t>
      </w:r>
    </w:p>
    <w:p w14:paraId="238DEAF7" w14:textId="77777777" w:rsidR="004A67CF" w:rsidRPr="00C6036B" w:rsidRDefault="4AD6C8B7" w:rsidP="00B94733">
      <w:pPr>
        <w:pStyle w:val="SC-Source"/>
      </w:pPr>
      <w:r w:rsidRPr="00C6036B">
        <w:t xml:space="preserve">        </w:t>
      </w:r>
      <w:proofErr w:type="spellStart"/>
      <w:r w:rsidRPr="00C6036B">
        <w:t>agent.update</w:t>
      </w:r>
      <w:proofErr w:type="spellEnd"/>
      <w:r w:rsidRPr="00C6036B">
        <w:t xml:space="preserve">(state, action, reward, </w:t>
      </w:r>
      <w:proofErr w:type="spellStart"/>
      <w:r w:rsidRPr="00C6036B">
        <w:t>next_state</w:t>
      </w:r>
      <w:proofErr w:type="spellEnd"/>
      <w:r w:rsidRPr="00C6036B">
        <w:t>)</w:t>
      </w:r>
    </w:p>
    <w:p w14:paraId="167BDA41" w14:textId="77777777" w:rsidR="004A67CF" w:rsidRPr="00C6036B" w:rsidRDefault="4AD6C8B7" w:rsidP="00B94733">
      <w:pPr>
        <w:pStyle w:val="SC-Source"/>
      </w:pPr>
      <w:r w:rsidRPr="00C6036B">
        <w:t xml:space="preserve">        state = </w:t>
      </w:r>
      <w:proofErr w:type="spellStart"/>
      <w:r w:rsidRPr="00C6036B">
        <w:t>next_state</w:t>
      </w:r>
      <w:proofErr w:type="spellEnd"/>
    </w:p>
    <w:p w14:paraId="5F16802B" w14:textId="750A3D70" w:rsidR="004A67CF" w:rsidRPr="00C6036B" w:rsidRDefault="004A67CF" w:rsidP="00B94733">
      <w:pPr>
        <w:pStyle w:val="SC-Source"/>
      </w:pPr>
      <w:r w:rsidRPr="00C6036B">
        <w:t>`</w:t>
      </w:r>
      <w:r w:rsidR="00CA5EA6">
        <w:t>``</w:t>
      </w:r>
    </w:p>
    <w:p w14:paraId="28709EE5" w14:textId="497EC861" w:rsidR="004A67CF" w:rsidRDefault="004A67CF" w:rsidP="00C6036B">
      <w:pPr>
        <w:pStyle w:val="NormalBPBHEB"/>
      </w:pPr>
      <w:r w:rsidRPr="004A67CF">
        <w:t xml:space="preserve">This code </w:t>
      </w:r>
      <w:r w:rsidR="00DB4A75">
        <w:t xml:space="preserve">utilizes the </w:t>
      </w:r>
      <w:proofErr w:type="spellStart"/>
      <w:r w:rsidR="00DB4A75" w:rsidRPr="00C6036B">
        <w:rPr>
          <w:rStyle w:val="CodeinTextBPBHEBChar"/>
        </w:rPr>
        <w:t>imgaug</w:t>
      </w:r>
      <w:proofErr w:type="spellEnd"/>
      <w:r w:rsidR="00DB4A75">
        <w:t xml:space="preserve"> library to apply transformations, such as rotation, flipping, and brightness adjustments,</w:t>
      </w:r>
      <w:r w:rsidRPr="004A67CF">
        <w:t xml:space="preserve"> to observed states. By training on augmented states, the agent becomes more </w:t>
      </w:r>
      <w:r w:rsidR="00DB4A75">
        <w:t>adaptable to unseen scenarios and resilient to environmental noise or perturbations</w:t>
      </w:r>
      <w:r w:rsidRPr="004A67CF">
        <w:t>.</w:t>
      </w:r>
    </w:p>
    <w:p w14:paraId="69F9F5B6" w14:textId="77777777" w:rsidR="00C6036B" w:rsidRPr="004A67CF" w:rsidRDefault="00C6036B" w:rsidP="00C6036B">
      <w:pPr>
        <w:pStyle w:val="NormalBPBHEB"/>
      </w:pPr>
    </w:p>
    <w:p w14:paraId="038C8246" w14:textId="48620A01" w:rsidR="004A67CF" w:rsidRPr="004A67CF" w:rsidRDefault="00246F88" w:rsidP="00C6036B">
      <w:pPr>
        <w:pStyle w:val="Heading1BPBHEB"/>
        <w:rPr>
          <w:rFonts w:eastAsia="Arial"/>
        </w:rPr>
      </w:pPr>
      <w:r>
        <w:t>Further thoughts</w:t>
      </w:r>
    </w:p>
    <w:p w14:paraId="670DD7B1" w14:textId="16B1AE33" w:rsidR="004A67CF" w:rsidRDefault="00DB4A75" w:rsidP="00C6036B">
      <w:pPr>
        <w:pStyle w:val="NormalBPBHEB"/>
      </w:pPr>
      <w:r>
        <w:t>The techniques explained in this section</w:t>
      </w:r>
      <w:r w:rsidR="009B341B">
        <w:t xml:space="preserve"> (</w:t>
      </w:r>
      <w:r>
        <w:t>frame skipping, reward shaping, and data augmentation</w:t>
      </w:r>
      <w:r w:rsidR="009B341B">
        <w:t xml:space="preserve">) </w:t>
      </w:r>
      <w:r>
        <w:t>demonstrate the wide range of strategies available to enhance reinforcement learning performance in Atari games. By combining these methods, practitioners can develop more efficient, resilient, and adaptable agents capable of handling complex tasks in changing environments.</w:t>
      </w:r>
    </w:p>
    <w:p w14:paraId="4079E88E" w14:textId="77777777" w:rsidR="0063659E" w:rsidRPr="004A67CF" w:rsidRDefault="0063659E" w:rsidP="0063659E">
      <w:pPr>
        <w:pStyle w:val="NormalBPBHEB"/>
      </w:pPr>
    </w:p>
    <w:p w14:paraId="6DC93FE4" w14:textId="20C87590" w:rsidR="00641686" w:rsidRPr="00641686" w:rsidRDefault="00641686" w:rsidP="0063659E">
      <w:pPr>
        <w:pStyle w:val="Heading1BPBHEB"/>
      </w:pPr>
      <w:r w:rsidRPr="00641686">
        <w:t>Conclusion</w:t>
      </w:r>
    </w:p>
    <w:p w14:paraId="3FD9601A" w14:textId="4C794CA8" w:rsidR="00641686" w:rsidRDefault="0063659E" w:rsidP="0063659E">
      <w:pPr>
        <w:pStyle w:val="NormalBPBHEB"/>
      </w:pPr>
      <w:r>
        <w:t>This chapter</w:t>
      </w:r>
      <w:r w:rsidR="00DB4A75">
        <w:t xml:space="preserve"> provides a detailed examination of </w:t>
      </w:r>
      <w:r>
        <w:t>DQN</w:t>
      </w:r>
      <w:r w:rsidR="00DB4A75">
        <w:t xml:space="preserve"> and </w:t>
      </w:r>
      <w:r>
        <w:t>its</w:t>
      </w:r>
      <w:r w:rsidR="00DB4A75">
        <w:t xml:space="preserve"> evolution through the Rainbow algorithm. By exploring theoretical ideas, practical methods, and advanced optimization techniques, readers can learn to develop and improve DQN-based solutions in gaming and other fields.</w:t>
      </w:r>
    </w:p>
    <w:p w14:paraId="1BBE34FE" w14:textId="2D1DD3FE" w:rsidR="00396778" w:rsidRDefault="00766787" w:rsidP="0063659E">
      <w:pPr>
        <w:pStyle w:val="NormalBPBHEB"/>
      </w:pPr>
      <w:r>
        <w:t xml:space="preserve">As we move beyond the advancements and optimization strategies of Deep Q-Networks and the Rainbow algorithm, </w:t>
      </w:r>
      <w:r w:rsidR="0063659E">
        <w:t>the next chapter</w:t>
      </w:r>
      <w:r>
        <w:t xml:space="preserve"> introduces a new frontier in reinforcement learning: the Asynchronous </w:t>
      </w:r>
      <w:r w:rsidRPr="0063659E">
        <w:rPr>
          <w:b/>
          <w:bCs/>
        </w:rPr>
        <w:t>Advantage Actor-Critic</w:t>
      </w:r>
      <w:r>
        <w:t xml:space="preserve"> (</w:t>
      </w:r>
      <w:r w:rsidRPr="0063659E">
        <w:rPr>
          <w:b/>
          <w:bCs/>
        </w:rPr>
        <w:t>A3C</w:t>
      </w:r>
      <w:r>
        <w:t xml:space="preserve">) methodology. This approach highlights parallelism and scalability, overcoming </w:t>
      </w:r>
      <w:r w:rsidR="005A72ED">
        <w:t xml:space="preserve">DQNs' inherent limitations </w:t>
      </w:r>
      <w:r>
        <w:t>by enabling agents to interact with multiple environments simultaneously.</w:t>
      </w:r>
      <w:r w:rsidR="0063659E">
        <w:t xml:space="preserve"> The next chapter </w:t>
      </w:r>
      <w:r>
        <w:t xml:space="preserve">will explore the mechanics of A3C, its integration with retro gaming environments, and its ability to accelerate training while maintaining robust policy learning. This chapter sets the stage for understanding how asynchronous methods redefine reinforcement learning in increasingly complex and dynamic scenarios, preparing readers </w:t>
      </w:r>
      <w:r w:rsidR="00665FC8">
        <w:t>to harness modern reinforcement learning techniques fully</w:t>
      </w:r>
      <w:r>
        <w:t>.</w:t>
      </w:r>
    </w:p>
    <w:p w14:paraId="6AEA86F9" w14:textId="77777777" w:rsidR="00B928E4" w:rsidRDefault="00B928E4" w:rsidP="0063659E">
      <w:pPr>
        <w:pStyle w:val="NormalBPBHEB"/>
      </w:pPr>
    </w:p>
    <w:p w14:paraId="054B8991" w14:textId="77777777" w:rsidR="005A72ED" w:rsidRDefault="005A72ED">
      <w:pPr>
        <w:spacing w:after="160" w:line="259" w:lineRule="auto"/>
        <w:rPr>
          <w:rFonts w:ascii="Palatino Linotype" w:eastAsia="Palatino Linotype" w:hAnsi="Palatino Linotype" w:cs="Palatino Linotype"/>
          <w:b/>
          <w:sz w:val="40"/>
          <w:szCs w:val="40"/>
        </w:rPr>
      </w:pPr>
      <w:r>
        <w:br w:type="page"/>
      </w:r>
    </w:p>
    <w:p w14:paraId="29220D3D" w14:textId="0409C15C" w:rsidR="0063659E" w:rsidRPr="00D96248" w:rsidRDefault="0063659E" w:rsidP="00D96248">
      <w:pPr>
        <w:pStyle w:val="Heading1BPBHEB"/>
      </w:pPr>
      <w:r w:rsidRPr="00D96248">
        <w:t>References</w:t>
      </w:r>
    </w:p>
    <w:p w14:paraId="1A62A52B" w14:textId="77777777" w:rsidR="0063659E" w:rsidRDefault="0063659E" w:rsidP="0063659E">
      <w:pPr>
        <w:pStyle w:val="NormalBPBHEB"/>
      </w:pPr>
    </w:p>
    <w:p w14:paraId="55672B73" w14:textId="28A0F657" w:rsidR="0063659E" w:rsidRPr="00D96248" w:rsidRDefault="0063659E" w:rsidP="007109D6">
      <w:pPr>
        <w:pStyle w:val="NormalBPBHEB"/>
        <w:numPr>
          <w:ilvl w:val="0"/>
          <w:numId w:val="9"/>
        </w:numPr>
        <w:rPr>
          <w:i/>
        </w:rPr>
      </w:pPr>
      <w:r w:rsidRPr="00D96248">
        <w:rPr>
          <w:i/>
        </w:rPr>
        <w:t xml:space="preserve">L. P. </w:t>
      </w:r>
      <w:proofErr w:type="spellStart"/>
      <w:r w:rsidRPr="00D96248">
        <w:rPr>
          <w:i/>
        </w:rPr>
        <w:t>Kaelbling</w:t>
      </w:r>
      <w:proofErr w:type="spellEnd"/>
      <w:r w:rsidRPr="00D96248">
        <w:rPr>
          <w:i/>
        </w:rPr>
        <w:t xml:space="preserve">, M. L. Littman and A. W. Moore, "Reinforcement learning: A survey," Journal of Artificial Intelligence Research, vol. 4, pp. 237, 285, 1996. </w:t>
      </w:r>
    </w:p>
    <w:p w14:paraId="71FAC9E5" w14:textId="75BB8A3F" w:rsidR="0063659E" w:rsidRPr="00D96248" w:rsidRDefault="0063659E" w:rsidP="007109D6">
      <w:pPr>
        <w:pStyle w:val="NormalBPBHEB"/>
        <w:numPr>
          <w:ilvl w:val="0"/>
          <w:numId w:val="9"/>
        </w:numPr>
        <w:rPr>
          <w:i/>
        </w:rPr>
      </w:pPr>
      <w:r w:rsidRPr="00D96248">
        <w:rPr>
          <w:i/>
        </w:rPr>
        <w:t xml:space="preserve">R. S. Sutton and A. G. Barto, Reinforcement Learning: An Introduction (General discussion on sparse rewards and stochastic environments.), 2nd ed. ed., MIT Press, 2018. </w:t>
      </w:r>
    </w:p>
    <w:p w14:paraId="3D203E58" w14:textId="04F5C6E4" w:rsidR="0063659E" w:rsidRPr="00D96248" w:rsidRDefault="0063659E" w:rsidP="007109D6">
      <w:pPr>
        <w:pStyle w:val="NormalBPBHEB"/>
        <w:numPr>
          <w:ilvl w:val="0"/>
          <w:numId w:val="9"/>
        </w:numPr>
        <w:rPr>
          <w:i/>
        </w:rPr>
      </w:pPr>
      <w:r w:rsidRPr="00D96248">
        <w:rPr>
          <w:i/>
        </w:rPr>
        <w:t xml:space="preserve">G. Brockman, V. Cheung, L. Pettersson, J. Schneider, J. Schulman, J. Tang and W. Zaremba, " OpenAI Gym," </w:t>
      </w:r>
      <w:proofErr w:type="spellStart"/>
      <w:r w:rsidRPr="00D96248">
        <w:rPr>
          <w:i/>
        </w:rPr>
        <w:t>arXiv</w:t>
      </w:r>
      <w:proofErr w:type="spellEnd"/>
      <w:r w:rsidRPr="00D96248">
        <w:rPr>
          <w:i/>
        </w:rPr>
        <w:t xml:space="preserve"> preprint arXiv:1606.01540, 2016. </w:t>
      </w:r>
    </w:p>
    <w:p w14:paraId="19047C08" w14:textId="40F1B45B" w:rsidR="0063659E" w:rsidRPr="00D96248" w:rsidRDefault="0063659E" w:rsidP="007109D6">
      <w:pPr>
        <w:pStyle w:val="NormalBPBHEB"/>
        <w:numPr>
          <w:ilvl w:val="0"/>
          <w:numId w:val="9"/>
        </w:numPr>
        <w:rPr>
          <w:i/>
        </w:rPr>
      </w:pPr>
      <w:r w:rsidRPr="00D96248">
        <w:rPr>
          <w:i/>
        </w:rPr>
        <w:t>OpenAI, "</w:t>
      </w:r>
      <w:proofErr w:type="spellStart"/>
      <w:r w:rsidRPr="00D96248">
        <w:rPr>
          <w:i/>
        </w:rPr>
        <w:t>FrozenLake</w:t>
      </w:r>
      <w:proofErr w:type="spellEnd"/>
      <w:r w:rsidRPr="00D96248">
        <w:rPr>
          <w:i/>
        </w:rPr>
        <w:t xml:space="preserve">, part of OpenAI Gym, is a stochastic grid environment designed to illustrate key challenges in reinforcement learning," n.d.. [Online]. </w:t>
      </w:r>
    </w:p>
    <w:p w14:paraId="5C16EC03" w14:textId="72B4C48C" w:rsidR="0063659E" w:rsidRPr="00D96248" w:rsidRDefault="0063659E" w:rsidP="007109D6">
      <w:pPr>
        <w:pStyle w:val="NormalBPBHEB"/>
        <w:numPr>
          <w:ilvl w:val="0"/>
          <w:numId w:val="9"/>
        </w:numPr>
        <w:rPr>
          <w:i/>
        </w:rPr>
      </w:pPr>
      <w:r w:rsidRPr="00D96248">
        <w:rPr>
          <w:i/>
        </w:rPr>
        <w:t>OpenAI Gym GitHub Repository, "</w:t>
      </w:r>
      <w:proofErr w:type="spellStart"/>
      <w:r w:rsidRPr="00D96248">
        <w:rPr>
          <w:i/>
        </w:rPr>
        <w:t>FrozenLake</w:t>
      </w:r>
      <w:proofErr w:type="spellEnd"/>
      <w:r w:rsidRPr="00D96248">
        <w:rPr>
          <w:i/>
        </w:rPr>
        <w:t xml:space="preserve"> Environment". </w:t>
      </w:r>
    </w:p>
    <w:p w14:paraId="76691643" w14:textId="4698E294" w:rsidR="0063659E" w:rsidRPr="00D96248" w:rsidRDefault="0063659E" w:rsidP="007109D6">
      <w:pPr>
        <w:pStyle w:val="NormalBPBHEB"/>
        <w:numPr>
          <w:ilvl w:val="0"/>
          <w:numId w:val="9"/>
        </w:numPr>
        <w:rPr>
          <w:i/>
        </w:rPr>
      </w:pPr>
      <w:r w:rsidRPr="00D96248">
        <w:rPr>
          <w:i/>
        </w:rPr>
        <w:t xml:space="preserve">R. D. Sutton and A. G. Barto, "Sparse rewards and stochastic transitions are central to many real-world problems and are effectively captured in environments like </w:t>
      </w:r>
      <w:proofErr w:type="spellStart"/>
      <w:r w:rsidRPr="00D96248">
        <w:rPr>
          <w:i/>
        </w:rPr>
        <w:t>FrozenLake</w:t>
      </w:r>
      <w:proofErr w:type="spellEnd"/>
      <w:r w:rsidRPr="00D96248">
        <w:rPr>
          <w:i/>
        </w:rPr>
        <w:t xml:space="preserve">," 2018. [Online]. </w:t>
      </w:r>
    </w:p>
    <w:p w14:paraId="38880D1D" w14:textId="1E956F66" w:rsidR="0063659E" w:rsidRPr="00D96248" w:rsidRDefault="0063659E" w:rsidP="007109D6">
      <w:pPr>
        <w:pStyle w:val="NormalBPBHEB"/>
        <w:numPr>
          <w:ilvl w:val="0"/>
          <w:numId w:val="9"/>
        </w:numPr>
        <w:rPr>
          <w:i/>
          <w:lang w:val="it-IT"/>
        </w:rPr>
      </w:pPr>
      <w:r w:rsidRPr="00D96248">
        <w:rPr>
          <w:i/>
          <w:lang w:val="it-IT"/>
        </w:rPr>
        <w:t>OpenAI, "OpenAI Gym Documentation," n.d..</w:t>
      </w:r>
    </w:p>
    <w:p w14:paraId="566BE647" w14:textId="3B6CF5ED" w:rsidR="0063659E" w:rsidRPr="00D96248" w:rsidRDefault="0063659E" w:rsidP="007109D6">
      <w:pPr>
        <w:pStyle w:val="NormalBPBHEB"/>
        <w:numPr>
          <w:ilvl w:val="0"/>
          <w:numId w:val="9"/>
        </w:numPr>
        <w:rPr>
          <w:i/>
        </w:rPr>
      </w:pPr>
      <w:r w:rsidRPr="00D96248">
        <w:rPr>
          <w:i/>
        </w:rPr>
        <w:t xml:space="preserve">OpenAI Community, "Beginner’s Guide to Reinforcement Learning Using </w:t>
      </w:r>
      <w:proofErr w:type="spellStart"/>
      <w:r w:rsidRPr="00D96248">
        <w:rPr>
          <w:i/>
        </w:rPr>
        <w:t>FrozenLake</w:t>
      </w:r>
      <w:proofErr w:type="spellEnd"/>
      <w:r w:rsidRPr="00D96248">
        <w:rPr>
          <w:i/>
        </w:rPr>
        <w:t>," n.d..</w:t>
      </w:r>
    </w:p>
    <w:p w14:paraId="046E1C58" w14:textId="2A595AAE" w:rsidR="0063659E" w:rsidRPr="00D96248" w:rsidRDefault="0063659E" w:rsidP="007109D6">
      <w:pPr>
        <w:pStyle w:val="NormalBPBHEB"/>
        <w:numPr>
          <w:ilvl w:val="0"/>
          <w:numId w:val="9"/>
        </w:numPr>
        <w:rPr>
          <w:i/>
        </w:rPr>
      </w:pPr>
      <w:r w:rsidRPr="00D96248">
        <w:rPr>
          <w:i/>
        </w:rPr>
        <w:t>D. Britz, "</w:t>
      </w:r>
      <w:proofErr w:type="spellStart"/>
      <w:r w:rsidRPr="00D96248">
        <w:rPr>
          <w:i/>
        </w:rPr>
        <w:t>FrozenLake</w:t>
      </w:r>
      <w:proofErr w:type="spellEnd"/>
      <w:r w:rsidRPr="00D96248">
        <w:rPr>
          <w:i/>
        </w:rPr>
        <w:t xml:space="preserve"> Q-learning Example," n.d.. [Online]. </w:t>
      </w:r>
      <w:proofErr w:type="spellStart"/>
      <w:r w:rsidRPr="00D96248">
        <w:rPr>
          <w:i/>
          <w:lang w:val="fr-FR"/>
        </w:rPr>
        <w:t>Available</w:t>
      </w:r>
      <w:proofErr w:type="spellEnd"/>
      <w:r w:rsidRPr="00D96248">
        <w:rPr>
          <w:i/>
          <w:lang w:val="fr-FR"/>
        </w:rPr>
        <w:t xml:space="preserve">: </w:t>
      </w:r>
      <w:hyperlink r:id="rId11" w:history="1">
        <w:r w:rsidRPr="00D96248">
          <w:rPr>
            <w:rStyle w:val="LinkBPBHEBChar"/>
            <w:lang w:val="fr-FR"/>
          </w:rPr>
          <w:t>https://github.com/dennybritz/reinforcement-learning</w:t>
        </w:r>
      </w:hyperlink>
      <w:r w:rsidRPr="00D96248">
        <w:rPr>
          <w:i/>
          <w:lang w:val="fr-FR"/>
        </w:rPr>
        <w:t xml:space="preserve">. </w:t>
      </w:r>
      <w:r w:rsidRPr="00D96248">
        <w:rPr>
          <w:i/>
        </w:rPr>
        <w:t>[Accessed 01 Janua</w:t>
      </w:r>
      <w:r w:rsidR="000A187E" w:rsidRPr="00D96248">
        <w:rPr>
          <w:i/>
        </w:rPr>
        <w:t>r</w:t>
      </w:r>
      <w:r w:rsidRPr="00D96248">
        <w:rPr>
          <w:i/>
        </w:rPr>
        <w:t>y 2025].</w:t>
      </w:r>
    </w:p>
    <w:p w14:paraId="0F421AB0" w14:textId="639FE3D0" w:rsidR="0063659E" w:rsidRPr="00D96248" w:rsidRDefault="0063659E" w:rsidP="007109D6">
      <w:pPr>
        <w:pStyle w:val="NormalBPBHEB"/>
        <w:numPr>
          <w:ilvl w:val="0"/>
          <w:numId w:val="9"/>
        </w:numPr>
        <w:rPr>
          <w:i/>
        </w:rPr>
      </w:pPr>
      <w:r w:rsidRPr="00D96248">
        <w:rPr>
          <w:i/>
        </w:rPr>
        <w:t xml:space="preserve">V. </w:t>
      </w:r>
      <w:proofErr w:type="spellStart"/>
      <w:r w:rsidRPr="00D96248">
        <w:rPr>
          <w:i/>
        </w:rPr>
        <w:t>Mnih</w:t>
      </w:r>
      <w:proofErr w:type="spellEnd"/>
      <w:r w:rsidRPr="00D96248">
        <w:rPr>
          <w:i/>
        </w:rPr>
        <w:t xml:space="preserve">, K. </w:t>
      </w:r>
      <w:proofErr w:type="spellStart"/>
      <w:r w:rsidRPr="00D96248">
        <w:rPr>
          <w:i/>
        </w:rPr>
        <w:t>Kavukcuoglu</w:t>
      </w:r>
      <w:proofErr w:type="spellEnd"/>
      <w:r w:rsidRPr="00D96248">
        <w:rPr>
          <w:i/>
        </w:rPr>
        <w:t xml:space="preserve">, D. Silver, A. A. Rusu, J. Veness, M. G. Bellemare and D. Hassabis, "Human-level control through deep reinforcement learning," Nature, vol. 518, pp. 529, 533, 2015. </w:t>
      </w:r>
    </w:p>
    <w:p w14:paraId="760686AF" w14:textId="18E1CCA3" w:rsidR="0063659E" w:rsidRPr="00D96248" w:rsidRDefault="0063659E" w:rsidP="007109D6">
      <w:pPr>
        <w:pStyle w:val="NormalBPBHEB"/>
        <w:numPr>
          <w:ilvl w:val="0"/>
          <w:numId w:val="9"/>
        </w:numPr>
        <w:rPr>
          <w:i/>
        </w:rPr>
      </w:pPr>
      <w:r w:rsidRPr="00D96248">
        <w:rPr>
          <w:i/>
        </w:rPr>
        <w:t xml:space="preserve">M. Hessel, J. </w:t>
      </w:r>
      <w:proofErr w:type="spellStart"/>
      <w:r w:rsidRPr="00D96248">
        <w:rPr>
          <w:i/>
        </w:rPr>
        <w:t>Modayil</w:t>
      </w:r>
      <w:proofErr w:type="spellEnd"/>
      <w:r w:rsidRPr="00D96248">
        <w:rPr>
          <w:i/>
        </w:rPr>
        <w:t xml:space="preserve">, H. Van Hasselt and e. a. , "Rainbow: Combining improvements in deep reinforcement learning.," in Proceedings of the AAAI Conference on Artificial Intelligence, 2018. </w:t>
      </w:r>
    </w:p>
    <w:p w14:paraId="7369E2FA" w14:textId="41223F92" w:rsidR="0063659E" w:rsidRPr="00D96248" w:rsidRDefault="0063659E" w:rsidP="007109D6">
      <w:pPr>
        <w:pStyle w:val="NormalBPBHEB"/>
        <w:numPr>
          <w:ilvl w:val="0"/>
          <w:numId w:val="9"/>
        </w:numPr>
        <w:rPr>
          <w:i/>
        </w:rPr>
      </w:pPr>
      <w:r w:rsidRPr="00D96248">
        <w:rPr>
          <w:i/>
        </w:rPr>
        <w:t xml:space="preserve">D. Silver, T. Hubert, J. </w:t>
      </w:r>
      <w:proofErr w:type="spellStart"/>
      <w:r w:rsidRPr="00D96248">
        <w:rPr>
          <w:i/>
        </w:rPr>
        <w:t>Schrittwieser</w:t>
      </w:r>
      <w:proofErr w:type="spellEnd"/>
      <w:r w:rsidRPr="00D96248">
        <w:rPr>
          <w:i/>
        </w:rPr>
        <w:t xml:space="preserve">, I. </w:t>
      </w:r>
      <w:proofErr w:type="spellStart"/>
      <w:r w:rsidRPr="00D96248">
        <w:rPr>
          <w:i/>
        </w:rPr>
        <w:t>Antonoglou</w:t>
      </w:r>
      <w:proofErr w:type="spellEnd"/>
      <w:r w:rsidRPr="00D96248">
        <w:rPr>
          <w:i/>
        </w:rPr>
        <w:t xml:space="preserve">, M. Lai, A. Guez and D. Hassabis, "A general reinforcement learning algorithm that masters chess, shogi, and go through self-play," Science, vol. 362, pp. 1140, 1144, 2018. </w:t>
      </w:r>
    </w:p>
    <w:p w14:paraId="40359751" w14:textId="13A701DB" w:rsidR="0063659E" w:rsidRPr="00D96248" w:rsidRDefault="0063659E" w:rsidP="007109D6">
      <w:pPr>
        <w:pStyle w:val="NormalBPBHEB"/>
        <w:numPr>
          <w:ilvl w:val="0"/>
          <w:numId w:val="9"/>
        </w:numPr>
        <w:rPr>
          <w:i/>
        </w:rPr>
      </w:pPr>
      <w:r w:rsidRPr="00D96248">
        <w:rPr>
          <w:i/>
        </w:rPr>
        <w:t xml:space="preserve">B. Shahriari, K. Swersky, Z. Wang, A. R. P. and N. de Freitas, "Taking the human out of the loop: A review of Bayesian optimization.," in IEEE, 2016. </w:t>
      </w:r>
    </w:p>
    <w:p w14:paraId="62FADA10" w14:textId="484AC5FB" w:rsidR="0063659E" w:rsidRPr="00D96248" w:rsidRDefault="0063659E" w:rsidP="007109D6">
      <w:pPr>
        <w:pStyle w:val="NormalBPBHEB"/>
        <w:numPr>
          <w:ilvl w:val="0"/>
          <w:numId w:val="9"/>
        </w:numPr>
        <w:rPr>
          <w:i/>
        </w:rPr>
      </w:pPr>
      <w:r w:rsidRPr="00D96248">
        <w:rPr>
          <w:i/>
        </w:rPr>
        <w:t xml:space="preserve">H. van Hasselt, A. Guez and D. Silver, "Deep Reinforcement Learning with Double Q-learning.," in AAAI Conference on Artificial Intelligence, 2016. </w:t>
      </w:r>
    </w:p>
    <w:p w14:paraId="4C8C7745" w14:textId="10E151BD" w:rsidR="0063659E" w:rsidRPr="00D96248" w:rsidRDefault="0063659E" w:rsidP="007109D6">
      <w:pPr>
        <w:pStyle w:val="NormalBPBHEB"/>
        <w:numPr>
          <w:ilvl w:val="0"/>
          <w:numId w:val="9"/>
        </w:numPr>
        <w:rPr>
          <w:i/>
        </w:rPr>
      </w:pPr>
      <w:r w:rsidRPr="00D96248">
        <w:rPr>
          <w:i/>
        </w:rPr>
        <w:t xml:space="preserve">M. G. Bellemare, Y. Naddaf, J. Veness and M. Bowling, "The arcade learning environment: An evaluation platform for general agents," Journal of Artificial Intelligence Research, vol. 47, pp. 253, 279, 2013. </w:t>
      </w:r>
    </w:p>
    <w:p w14:paraId="43C87BA4" w14:textId="2A834218" w:rsidR="0063659E" w:rsidRPr="00D96248" w:rsidRDefault="0063659E" w:rsidP="007109D6">
      <w:pPr>
        <w:pStyle w:val="NormalBPBHEB"/>
        <w:numPr>
          <w:ilvl w:val="0"/>
          <w:numId w:val="9"/>
        </w:numPr>
        <w:rPr>
          <w:i/>
        </w:rPr>
      </w:pPr>
      <w:r w:rsidRPr="00D96248">
        <w:rPr>
          <w:i/>
        </w:rPr>
        <w:t xml:space="preserve">J. </w:t>
      </w:r>
      <w:proofErr w:type="spellStart"/>
      <w:r w:rsidRPr="00D96248">
        <w:rPr>
          <w:i/>
        </w:rPr>
        <w:t>Schrittwieser</w:t>
      </w:r>
      <w:proofErr w:type="spellEnd"/>
      <w:r w:rsidRPr="00D96248">
        <w:rPr>
          <w:i/>
        </w:rPr>
        <w:t xml:space="preserve">, I. </w:t>
      </w:r>
      <w:proofErr w:type="spellStart"/>
      <w:r w:rsidRPr="00D96248">
        <w:rPr>
          <w:i/>
        </w:rPr>
        <w:t>Antonoglou</w:t>
      </w:r>
      <w:proofErr w:type="spellEnd"/>
      <w:r w:rsidRPr="00D96248">
        <w:rPr>
          <w:i/>
        </w:rPr>
        <w:t xml:space="preserve">, T. Hubert, K. Simonyan, L. Sifre, S. Schmitt and D. Silver, "Mastering </w:t>
      </w:r>
      <w:proofErr w:type="spellStart"/>
      <w:r w:rsidRPr="00D96248">
        <w:rPr>
          <w:i/>
        </w:rPr>
        <w:t>atari</w:t>
      </w:r>
      <w:proofErr w:type="spellEnd"/>
      <w:r w:rsidRPr="00D96248">
        <w:rPr>
          <w:i/>
        </w:rPr>
        <w:t xml:space="preserve">, go, chess and shogi by planning with a learned model," Nature, vol. 588, no. 7839, pp. 604, 610, 2020. </w:t>
      </w:r>
    </w:p>
    <w:p w14:paraId="226E7D60" w14:textId="77777777" w:rsidR="0063659E" w:rsidRPr="0063659E" w:rsidRDefault="0063659E" w:rsidP="0063659E">
      <w:pPr>
        <w:pStyle w:val="NormalBPBHEB"/>
      </w:pPr>
    </w:p>
    <w:sectPr w:rsidR="0063659E" w:rsidRPr="0063659E" w:rsidSect="00C41F33">
      <w:footerReference w:type="first" r:id="rId12"/>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67385" w14:textId="77777777" w:rsidR="0060138B" w:rsidRDefault="0060138B" w:rsidP="00C46E79">
      <w:pPr>
        <w:spacing w:line="240" w:lineRule="auto"/>
      </w:pPr>
      <w:r>
        <w:separator/>
      </w:r>
    </w:p>
  </w:endnote>
  <w:endnote w:type="continuationSeparator" w:id="0">
    <w:p w14:paraId="03B7BF1E" w14:textId="77777777" w:rsidR="0060138B" w:rsidRDefault="0060138B" w:rsidP="00C46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F35E" w14:textId="09DDA10E" w:rsidR="00C46E79" w:rsidRDefault="00C46E79">
    <w:pPr>
      <w:pStyle w:val="Footer"/>
    </w:pPr>
    <w:r>
      <w:rPr>
        <w:noProof/>
        <w:lang w:val="en-IN" w:eastAsia="en-IN"/>
      </w:rPr>
      <mc:AlternateContent>
        <mc:Choice Requires="wpg">
          <w:drawing>
            <wp:anchor distT="0" distB="0" distL="114300" distR="114300" simplePos="0" relativeHeight="251659264" behindDoc="0" locked="0" layoutInCell="1" allowOverlap="1" wp14:anchorId="16784E23" wp14:editId="0C564042">
              <wp:simplePos x="0" y="0"/>
              <wp:positionH relativeFrom="page">
                <wp:align>left</wp:align>
              </wp:positionH>
              <wp:positionV relativeFrom="bottomMargin">
                <wp:align>center</wp:align>
              </wp:positionV>
              <wp:extent cx="6429375"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429375"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756109" w14:textId="4C3DD4BA" w:rsidR="00C46E79" w:rsidRPr="00277424" w:rsidRDefault="00F61CE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C46E79" w:rsidRPr="00277424">
                                  <w:rPr>
                                    <w:color w:val="808080" w:themeColor="background1" w:themeShade="80"/>
                                    <w:sz w:val="20"/>
                                    <w:szCs w:val="20"/>
                                    <w:lang w:val="pt-BR"/>
                                  </w:rPr>
                                  <w:t>Paulo H. Leocadio | https://orcid.org/0000-0002-4992-4541</w:t>
                                </w:r>
                              </w:sdtContent>
                            </w:sdt>
                            <w:r w:rsidR="00C46E79" w:rsidRPr="00277424">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C46E79" w:rsidRPr="00277424">
                                  <w:rPr>
                                    <w:caps/>
                                    <w:color w:val="808080" w:themeColor="background1" w:themeShade="80"/>
                                    <w:sz w:val="20"/>
                                    <w:szCs w:val="20"/>
                                    <w:lang w:val="pt-BR"/>
                                  </w:rPr>
                                  <w:t>DOI: 10.22541/au.173627635.58987041/v1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6784E23" id="Group 166" o:spid="_x0000_s1026" style="position:absolute;margin-left:0;margin-top:0;width:506.2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12756109" w14:textId="4C3DD4BA" w:rsidR="00C46E79" w:rsidRPr="00277424" w:rsidRDefault="00F61CE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C46E79" w:rsidRPr="00277424">
                            <w:rPr>
                              <w:color w:val="808080" w:themeColor="background1" w:themeShade="80"/>
                              <w:sz w:val="20"/>
                              <w:szCs w:val="20"/>
                              <w:lang w:val="pt-BR"/>
                            </w:rPr>
                            <w:t>Paulo H. Leocadio | https://orcid.org/0000-0002-4992-4541</w:t>
                          </w:r>
                        </w:sdtContent>
                      </w:sdt>
                      <w:r w:rsidR="00C46E79" w:rsidRPr="00277424">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C46E79" w:rsidRPr="00277424">
                            <w:rPr>
                              <w:caps/>
                              <w:color w:val="808080" w:themeColor="background1" w:themeShade="80"/>
                              <w:sz w:val="20"/>
                              <w:szCs w:val="20"/>
                              <w:lang w:val="pt-BR"/>
                            </w:rPr>
                            <w:t>DOI: 10.22541/au.173627635.58987041/v1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6D1C8" w14:textId="77777777" w:rsidR="0060138B" w:rsidRDefault="0060138B" w:rsidP="00C46E79">
      <w:pPr>
        <w:spacing w:line="240" w:lineRule="auto"/>
      </w:pPr>
      <w:r>
        <w:separator/>
      </w:r>
    </w:p>
  </w:footnote>
  <w:footnote w:type="continuationSeparator" w:id="0">
    <w:p w14:paraId="00A35E95" w14:textId="77777777" w:rsidR="0060138B" w:rsidRDefault="0060138B" w:rsidP="00C46E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2150E"/>
    <w:multiLevelType w:val="multilevel"/>
    <w:tmpl w:val="C2EA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E7348"/>
    <w:multiLevelType w:val="multilevel"/>
    <w:tmpl w:val="BE8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81447"/>
    <w:multiLevelType w:val="multilevel"/>
    <w:tmpl w:val="514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377CD"/>
    <w:multiLevelType w:val="hybridMultilevel"/>
    <w:tmpl w:val="886E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27044"/>
    <w:multiLevelType w:val="multilevel"/>
    <w:tmpl w:val="49F6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F1E7E"/>
    <w:multiLevelType w:val="multilevel"/>
    <w:tmpl w:val="D80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A118D"/>
    <w:multiLevelType w:val="hybridMultilevel"/>
    <w:tmpl w:val="0B06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580963"/>
    <w:multiLevelType w:val="multilevel"/>
    <w:tmpl w:val="8102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C73655"/>
    <w:multiLevelType w:val="multilevel"/>
    <w:tmpl w:val="1D02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96941"/>
    <w:multiLevelType w:val="multilevel"/>
    <w:tmpl w:val="4E26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B07B0"/>
    <w:multiLevelType w:val="multilevel"/>
    <w:tmpl w:val="1A1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21175"/>
    <w:multiLevelType w:val="hybridMultilevel"/>
    <w:tmpl w:val="CC602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137627"/>
    <w:multiLevelType w:val="hybridMultilevel"/>
    <w:tmpl w:val="4962BB5A"/>
    <w:lvl w:ilvl="0" w:tplc="1898F17C">
      <w:start w:val="1"/>
      <w:numFmt w:val="decimal"/>
      <w:pStyle w:val="L-Numbers"/>
      <w:lvlText w:val="%1."/>
      <w:lvlJc w:val="left"/>
      <w:pPr>
        <w:ind w:left="717" w:hanging="360"/>
      </w:pPr>
      <w:rPr>
        <w:rFonts w:ascii="Arial" w:hAnsi="Arial" w:hint="default"/>
        <w:b w:val="0"/>
        <w:i w:val="0"/>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215225"/>
    <w:multiLevelType w:val="multilevel"/>
    <w:tmpl w:val="508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222B8"/>
    <w:multiLevelType w:val="hybridMultilevel"/>
    <w:tmpl w:val="29B8F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6E3BD8"/>
    <w:multiLevelType w:val="hybridMultilevel"/>
    <w:tmpl w:val="21AAF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761880"/>
    <w:multiLevelType w:val="hybridMultilevel"/>
    <w:tmpl w:val="1CDEB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7C5777"/>
    <w:multiLevelType w:val="multilevel"/>
    <w:tmpl w:val="63B2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C6E2B"/>
    <w:multiLevelType w:val="hybridMultilevel"/>
    <w:tmpl w:val="71DA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0E0C3E"/>
    <w:multiLevelType w:val="multilevel"/>
    <w:tmpl w:val="AAE4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023845">
    <w:abstractNumId w:val="9"/>
  </w:num>
  <w:num w:numId="2" w16cid:durableId="1828857063">
    <w:abstractNumId w:val="14"/>
  </w:num>
  <w:num w:numId="3" w16cid:durableId="612858464">
    <w:abstractNumId w:val="0"/>
  </w:num>
  <w:num w:numId="4" w16cid:durableId="754087288">
    <w:abstractNumId w:val="4"/>
  </w:num>
  <w:num w:numId="5" w16cid:durableId="1305042529">
    <w:abstractNumId w:val="13"/>
  </w:num>
  <w:num w:numId="6" w16cid:durableId="830827101">
    <w:abstractNumId w:val="20"/>
  </w:num>
  <w:num w:numId="7" w16cid:durableId="1237859214">
    <w:abstractNumId w:val="7"/>
  </w:num>
  <w:num w:numId="8" w16cid:durableId="757098228">
    <w:abstractNumId w:val="17"/>
  </w:num>
  <w:num w:numId="9" w16cid:durableId="127821365">
    <w:abstractNumId w:val="16"/>
  </w:num>
  <w:num w:numId="10" w16cid:durableId="1494178890">
    <w:abstractNumId w:val="18"/>
  </w:num>
  <w:num w:numId="11" w16cid:durableId="132792539">
    <w:abstractNumId w:val="6"/>
  </w:num>
  <w:num w:numId="12" w16cid:durableId="1719549726">
    <w:abstractNumId w:val="11"/>
  </w:num>
  <w:num w:numId="13" w16cid:durableId="321738592">
    <w:abstractNumId w:val="19"/>
  </w:num>
  <w:num w:numId="14" w16cid:durableId="194006490">
    <w:abstractNumId w:val="12"/>
  </w:num>
  <w:num w:numId="15" w16cid:durableId="282810417">
    <w:abstractNumId w:val="5"/>
  </w:num>
  <w:num w:numId="16" w16cid:durableId="1129014372">
    <w:abstractNumId w:val="10"/>
  </w:num>
  <w:num w:numId="17" w16cid:durableId="1788088095">
    <w:abstractNumId w:val="1"/>
  </w:num>
  <w:num w:numId="18" w16cid:durableId="1457025747">
    <w:abstractNumId w:val="21"/>
  </w:num>
  <w:num w:numId="19" w16cid:durableId="1164204907">
    <w:abstractNumId w:val="8"/>
  </w:num>
  <w:num w:numId="20" w16cid:durableId="1425297608">
    <w:abstractNumId w:val="15"/>
  </w:num>
  <w:num w:numId="21" w16cid:durableId="2095198031">
    <w:abstractNumId w:val="3"/>
  </w:num>
  <w:num w:numId="22" w16cid:durableId="121777937">
    <w:abstractNumId w:val="2"/>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rQUAgRV2dSwAAAA="/>
  </w:docVars>
  <w:rsids>
    <w:rsidRoot w:val="00625848"/>
    <w:rsid w:val="00002B7A"/>
    <w:rsid w:val="00003AEB"/>
    <w:rsid w:val="0000553C"/>
    <w:rsid w:val="00005B89"/>
    <w:rsid w:val="0001318F"/>
    <w:rsid w:val="00015291"/>
    <w:rsid w:val="0001657F"/>
    <w:rsid w:val="00026AD7"/>
    <w:rsid w:val="0003290E"/>
    <w:rsid w:val="00035535"/>
    <w:rsid w:val="000406A5"/>
    <w:rsid w:val="00040786"/>
    <w:rsid w:val="00042F71"/>
    <w:rsid w:val="0004373F"/>
    <w:rsid w:val="00044457"/>
    <w:rsid w:val="00044561"/>
    <w:rsid w:val="00051505"/>
    <w:rsid w:val="00057C69"/>
    <w:rsid w:val="00064FC1"/>
    <w:rsid w:val="0006743D"/>
    <w:rsid w:val="000762B7"/>
    <w:rsid w:val="000808EB"/>
    <w:rsid w:val="00081B48"/>
    <w:rsid w:val="00083573"/>
    <w:rsid w:val="0008366C"/>
    <w:rsid w:val="00086DB5"/>
    <w:rsid w:val="000876E5"/>
    <w:rsid w:val="0009114E"/>
    <w:rsid w:val="000923F1"/>
    <w:rsid w:val="00093530"/>
    <w:rsid w:val="0009507C"/>
    <w:rsid w:val="000A187E"/>
    <w:rsid w:val="000A2B66"/>
    <w:rsid w:val="000A458E"/>
    <w:rsid w:val="000B04EF"/>
    <w:rsid w:val="000B4693"/>
    <w:rsid w:val="000B5202"/>
    <w:rsid w:val="000B6564"/>
    <w:rsid w:val="000C2F54"/>
    <w:rsid w:val="000C4C9F"/>
    <w:rsid w:val="000C6DAA"/>
    <w:rsid w:val="000D40F9"/>
    <w:rsid w:val="000E0560"/>
    <w:rsid w:val="000E084A"/>
    <w:rsid w:val="000E22ED"/>
    <w:rsid w:val="000E393D"/>
    <w:rsid w:val="000E39CE"/>
    <w:rsid w:val="000E6073"/>
    <w:rsid w:val="000F4EFE"/>
    <w:rsid w:val="000F673A"/>
    <w:rsid w:val="00102C71"/>
    <w:rsid w:val="001107FE"/>
    <w:rsid w:val="00115473"/>
    <w:rsid w:val="00120DBE"/>
    <w:rsid w:val="001228F3"/>
    <w:rsid w:val="00123A1A"/>
    <w:rsid w:val="00131ABA"/>
    <w:rsid w:val="00144C16"/>
    <w:rsid w:val="00145E9D"/>
    <w:rsid w:val="00152E39"/>
    <w:rsid w:val="0016180C"/>
    <w:rsid w:val="00175ADB"/>
    <w:rsid w:val="00182302"/>
    <w:rsid w:val="001859B8"/>
    <w:rsid w:val="00192EB8"/>
    <w:rsid w:val="00195BC0"/>
    <w:rsid w:val="001A1B43"/>
    <w:rsid w:val="001A48B8"/>
    <w:rsid w:val="001B179F"/>
    <w:rsid w:val="001B1A8B"/>
    <w:rsid w:val="001B28B0"/>
    <w:rsid w:val="001B31BE"/>
    <w:rsid w:val="001C3360"/>
    <w:rsid w:val="001C37EA"/>
    <w:rsid w:val="001D668B"/>
    <w:rsid w:val="001D6940"/>
    <w:rsid w:val="001E2059"/>
    <w:rsid w:val="001E2C41"/>
    <w:rsid w:val="001E410E"/>
    <w:rsid w:val="001F3979"/>
    <w:rsid w:val="0020073A"/>
    <w:rsid w:val="002046A5"/>
    <w:rsid w:val="00204BA3"/>
    <w:rsid w:val="00212253"/>
    <w:rsid w:val="00217116"/>
    <w:rsid w:val="00217A7E"/>
    <w:rsid w:val="0022221B"/>
    <w:rsid w:val="00233D2D"/>
    <w:rsid w:val="00235DDE"/>
    <w:rsid w:val="00240F1E"/>
    <w:rsid w:val="00246F88"/>
    <w:rsid w:val="0025053C"/>
    <w:rsid w:val="0025148A"/>
    <w:rsid w:val="00251F34"/>
    <w:rsid w:val="00253485"/>
    <w:rsid w:val="00255DC2"/>
    <w:rsid w:val="00266468"/>
    <w:rsid w:val="002716DF"/>
    <w:rsid w:val="00277424"/>
    <w:rsid w:val="00283AA0"/>
    <w:rsid w:val="002A17B7"/>
    <w:rsid w:val="002A1BEF"/>
    <w:rsid w:val="002A6F02"/>
    <w:rsid w:val="002A7053"/>
    <w:rsid w:val="002A7488"/>
    <w:rsid w:val="002B07C0"/>
    <w:rsid w:val="002B3E85"/>
    <w:rsid w:val="002B575F"/>
    <w:rsid w:val="002B7AB4"/>
    <w:rsid w:val="002C3D56"/>
    <w:rsid w:val="002C3EFE"/>
    <w:rsid w:val="002C7C0A"/>
    <w:rsid w:val="002C7EA4"/>
    <w:rsid w:val="002D05D6"/>
    <w:rsid w:val="002D555C"/>
    <w:rsid w:val="002D73F3"/>
    <w:rsid w:val="002E1082"/>
    <w:rsid w:val="002E3F81"/>
    <w:rsid w:val="002E5BC9"/>
    <w:rsid w:val="002F0AB3"/>
    <w:rsid w:val="002F0EE1"/>
    <w:rsid w:val="002F0EEE"/>
    <w:rsid w:val="002F20CA"/>
    <w:rsid w:val="002F2DED"/>
    <w:rsid w:val="00302F29"/>
    <w:rsid w:val="003056C9"/>
    <w:rsid w:val="003146F9"/>
    <w:rsid w:val="003165FF"/>
    <w:rsid w:val="00321BC0"/>
    <w:rsid w:val="00321D0B"/>
    <w:rsid w:val="00333972"/>
    <w:rsid w:val="00336A3B"/>
    <w:rsid w:val="003417F7"/>
    <w:rsid w:val="00342776"/>
    <w:rsid w:val="00345256"/>
    <w:rsid w:val="00347F9F"/>
    <w:rsid w:val="00351F6E"/>
    <w:rsid w:val="0035229D"/>
    <w:rsid w:val="0035401E"/>
    <w:rsid w:val="00360CB3"/>
    <w:rsid w:val="00366C64"/>
    <w:rsid w:val="003714A4"/>
    <w:rsid w:val="0037517D"/>
    <w:rsid w:val="00375546"/>
    <w:rsid w:val="00381886"/>
    <w:rsid w:val="00386256"/>
    <w:rsid w:val="00396778"/>
    <w:rsid w:val="003A7FAA"/>
    <w:rsid w:val="003B6E22"/>
    <w:rsid w:val="003C0935"/>
    <w:rsid w:val="003C2063"/>
    <w:rsid w:val="003C3243"/>
    <w:rsid w:val="003C40FD"/>
    <w:rsid w:val="003C45C6"/>
    <w:rsid w:val="003D12DF"/>
    <w:rsid w:val="003E3C90"/>
    <w:rsid w:val="003E7681"/>
    <w:rsid w:val="003F2D8D"/>
    <w:rsid w:val="00402246"/>
    <w:rsid w:val="004072D5"/>
    <w:rsid w:val="004073A2"/>
    <w:rsid w:val="004146AE"/>
    <w:rsid w:val="00417531"/>
    <w:rsid w:val="004269F4"/>
    <w:rsid w:val="0043035F"/>
    <w:rsid w:val="0044401F"/>
    <w:rsid w:val="00451A98"/>
    <w:rsid w:val="00456F3E"/>
    <w:rsid w:val="004720E9"/>
    <w:rsid w:val="0047308D"/>
    <w:rsid w:val="00485C80"/>
    <w:rsid w:val="0049397D"/>
    <w:rsid w:val="004972E7"/>
    <w:rsid w:val="004A67CF"/>
    <w:rsid w:val="004B3436"/>
    <w:rsid w:val="004B45E8"/>
    <w:rsid w:val="004B7767"/>
    <w:rsid w:val="004C0374"/>
    <w:rsid w:val="004C2883"/>
    <w:rsid w:val="004C5A83"/>
    <w:rsid w:val="004D0EBE"/>
    <w:rsid w:val="004E0AB5"/>
    <w:rsid w:val="004E11BB"/>
    <w:rsid w:val="004E4C9B"/>
    <w:rsid w:val="004E6621"/>
    <w:rsid w:val="004F3CA1"/>
    <w:rsid w:val="004F4705"/>
    <w:rsid w:val="004F4ED6"/>
    <w:rsid w:val="00511551"/>
    <w:rsid w:val="005154E1"/>
    <w:rsid w:val="00516C2D"/>
    <w:rsid w:val="00520CF2"/>
    <w:rsid w:val="00526D7C"/>
    <w:rsid w:val="00532244"/>
    <w:rsid w:val="00533D4A"/>
    <w:rsid w:val="0053482B"/>
    <w:rsid w:val="005377E3"/>
    <w:rsid w:val="00540E6B"/>
    <w:rsid w:val="0055414C"/>
    <w:rsid w:val="00560440"/>
    <w:rsid w:val="00570370"/>
    <w:rsid w:val="0057116A"/>
    <w:rsid w:val="0057403C"/>
    <w:rsid w:val="005941BF"/>
    <w:rsid w:val="005A24E0"/>
    <w:rsid w:val="005A72ED"/>
    <w:rsid w:val="005B062E"/>
    <w:rsid w:val="005B2A39"/>
    <w:rsid w:val="005B73B5"/>
    <w:rsid w:val="005C5137"/>
    <w:rsid w:val="005C5FAD"/>
    <w:rsid w:val="005D5EFE"/>
    <w:rsid w:val="005E105E"/>
    <w:rsid w:val="005F2365"/>
    <w:rsid w:val="0060138B"/>
    <w:rsid w:val="0060629A"/>
    <w:rsid w:val="006225F0"/>
    <w:rsid w:val="00624A0A"/>
    <w:rsid w:val="00625700"/>
    <w:rsid w:val="00625848"/>
    <w:rsid w:val="0063659E"/>
    <w:rsid w:val="006366AD"/>
    <w:rsid w:val="00641686"/>
    <w:rsid w:val="00641D62"/>
    <w:rsid w:val="00646771"/>
    <w:rsid w:val="00650858"/>
    <w:rsid w:val="00656CC0"/>
    <w:rsid w:val="00664292"/>
    <w:rsid w:val="00665FC8"/>
    <w:rsid w:val="006727C6"/>
    <w:rsid w:val="006739BB"/>
    <w:rsid w:val="00676D4E"/>
    <w:rsid w:val="00681724"/>
    <w:rsid w:val="00683D19"/>
    <w:rsid w:val="00692B33"/>
    <w:rsid w:val="00695924"/>
    <w:rsid w:val="00695D0B"/>
    <w:rsid w:val="006961B5"/>
    <w:rsid w:val="006A7853"/>
    <w:rsid w:val="006A79E5"/>
    <w:rsid w:val="006B323E"/>
    <w:rsid w:val="006B60CD"/>
    <w:rsid w:val="006B69DC"/>
    <w:rsid w:val="006C0A98"/>
    <w:rsid w:val="006C3758"/>
    <w:rsid w:val="006C3918"/>
    <w:rsid w:val="006C7E35"/>
    <w:rsid w:val="006D2BE9"/>
    <w:rsid w:val="006E2399"/>
    <w:rsid w:val="006E4162"/>
    <w:rsid w:val="006E4A3B"/>
    <w:rsid w:val="006E4B28"/>
    <w:rsid w:val="006E5199"/>
    <w:rsid w:val="006F28B3"/>
    <w:rsid w:val="006F31A7"/>
    <w:rsid w:val="006F7553"/>
    <w:rsid w:val="007065FF"/>
    <w:rsid w:val="00710391"/>
    <w:rsid w:val="007109D6"/>
    <w:rsid w:val="00711C68"/>
    <w:rsid w:val="00711CE6"/>
    <w:rsid w:val="00713EA6"/>
    <w:rsid w:val="00714E28"/>
    <w:rsid w:val="00720361"/>
    <w:rsid w:val="007236E9"/>
    <w:rsid w:val="00727E77"/>
    <w:rsid w:val="007312FF"/>
    <w:rsid w:val="00733CC1"/>
    <w:rsid w:val="00743F4C"/>
    <w:rsid w:val="00757BA6"/>
    <w:rsid w:val="00760A21"/>
    <w:rsid w:val="00764FF8"/>
    <w:rsid w:val="0076557E"/>
    <w:rsid w:val="00766787"/>
    <w:rsid w:val="0077491A"/>
    <w:rsid w:val="00777B59"/>
    <w:rsid w:val="00780C03"/>
    <w:rsid w:val="00780EB8"/>
    <w:rsid w:val="00781C20"/>
    <w:rsid w:val="00783FFB"/>
    <w:rsid w:val="00793510"/>
    <w:rsid w:val="00794157"/>
    <w:rsid w:val="007A0A69"/>
    <w:rsid w:val="007A56D8"/>
    <w:rsid w:val="007B26AA"/>
    <w:rsid w:val="007B5FE0"/>
    <w:rsid w:val="007C7E9A"/>
    <w:rsid w:val="007D1AC5"/>
    <w:rsid w:val="007D3083"/>
    <w:rsid w:val="007D3375"/>
    <w:rsid w:val="007E4B9A"/>
    <w:rsid w:val="007E550C"/>
    <w:rsid w:val="007F3C3B"/>
    <w:rsid w:val="007F49ED"/>
    <w:rsid w:val="007F7D8C"/>
    <w:rsid w:val="00805409"/>
    <w:rsid w:val="008055EA"/>
    <w:rsid w:val="00823A86"/>
    <w:rsid w:val="00825EB3"/>
    <w:rsid w:val="008313BB"/>
    <w:rsid w:val="00834BD3"/>
    <w:rsid w:val="00837C4C"/>
    <w:rsid w:val="008468B5"/>
    <w:rsid w:val="00856C03"/>
    <w:rsid w:val="008576A5"/>
    <w:rsid w:val="0086382F"/>
    <w:rsid w:val="008660E0"/>
    <w:rsid w:val="00876967"/>
    <w:rsid w:val="00881C74"/>
    <w:rsid w:val="0088436B"/>
    <w:rsid w:val="00884BE2"/>
    <w:rsid w:val="00887581"/>
    <w:rsid w:val="00891A4F"/>
    <w:rsid w:val="0089201C"/>
    <w:rsid w:val="0089352A"/>
    <w:rsid w:val="0089594F"/>
    <w:rsid w:val="008972CF"/>
    <w:rsid w:val="00897771"/>
    <w:rsid w:val="00897777"/>
    <w:rsid w:val="00897F28"/>
    <w:rsid w:val="008A6BEA"/>
    <w:rsid w:val="008A7486"/>
    <w:rsid w:val="008B2B0F"/>
    <w:rsid w:val="008C1471"/>
    <w:rsid w:val="008C3647"/>
    <w:rsid w:val="008C5B2B"/>
    <w:rsid w:val="008D0B73"/>
    <w:rsid w:val="008D1019"/>
    <w:rsid w:val="008D56BF"/>
    <w:rsid w:val="008E2B78"/>
    <w:rsid w:val="008E549F"/>
    <w:rsid w:val="008E5B6C"/>
    <w:rsid w:val="008E6708"/>
    <w:rsid w:val="008F1ABA"/>
    <w:rsid w:val="008F2B0B"/>
    <w:rsid w:val="008F7FC4"/>
    <w:rsid w:val="00900599"/>
    <w:rsid w:val="009044AE"/>
    <w:rsid w:val="0090482A"/>
    <w:rsid w:val="00905005"/>
    <w:rsid w:val="00906FC7"/>
    <w:rsid w:val="00915347"/>
    <w:rsid w:val="009172E9"/>
    <w:rsid w:val="00922024"/>
    <w:rsid w:val="009258DE"/>
    <w:rsid w:val="00930A0C"/>
    <w:rsid w:val="00933155"/>
    <w:rsid w:val="00940E1A"/>
    <w:rsid w:val="00956561"/>
    <w:rsid w:val="00960343"/>
    <w:rsid w:val="00960FE8"/>
    <w:rsid w:val="00967DCC"/>
    <w:rsid w:val="009704BA"/>
    <w:rsid w:val="00972C0E"/>
    <w:rsid w:val="00980963"/>
    <w:rsid w:val="00982403"/>
    <w:rsid w:val="00994FAC"/>
    <w:rsid w:val="00996EE8"/>
    <w:rsid w:val="009A1AEA"/>
    <w:rsid w:val="009B10EF"/>
    <w:rsid w:val="009B1E63"/>
    <w:rsid w:val="009B2460"/>
    <w:rsid w:val="009B341B"/>
    <w:rsid w:val="009B3F15"/>
    <w:rsid w:val="009B6781"/>
    <w:rsid w:val="009B75A3"/>
    <w:rsid w:val="009D468C"/>
    <w:rsid w:val="009D6E78"/>
    <w:rsid w:val="009E59E1"/>
    <w:rsid w:val="009F7470"/>
    <w:rsid w:val="00A01560"/>
    <w:rsid w:val="00A14F90"/>
    <w:rsid w:val="00A15FA9"/>
    <w:rsid w:val="00A228FB"/>
    <w:rsid w:val="00A23D56"/>
    <w:rsid w:val="00A25190"/>
    <w:rsid w:val="00A268AC"/>
    <w:rsid w:val="00A37EA9"/>
    <w:rsid w:val="00A410BD"/>
    <w:rsid w:val="00A42540"/>
    <w:rsid w:val="00A44C8F"/>
    <w:rsid w:val="00A5088E"/>
    <w:rsid w:val="00A510F0"/>
    <w:rsid w:val="00A51B6A"/>
    <w:rsid w:val="00A52926"/>
    <w:rsid w:val="00A55F8D"/>
    <w:rsid w:val="00A568AA"/>
    <w:rsid w:val="00A57EC6"/>
    <w:rsid w:val="00A617F7"/>
    <w:rsid w:val="00A6224F"/>
    <w:rsid w:val="00A6433C"/>
    <w:rsid w:val="00A66C09"/>
    <w:rsid w:val="00A73C7A"/>
    <w:rsid w:val="00A755A7"/>
    <w:rsid w:val="00A8090E"/>
    <w:rsid w:val="00A81E56"/>
    <w:rsid w:val="00A833A5"/>
    <w:rsid w:val="00A9236D"/>
    <w:rsid w:val="00A97816"/>
    <w:rsid w:val="00AA1BDD"/>
    <w:rsid w:val="00AB3572"/>
    <w:rsid w:val="00AB381E"/>
    <w:rsid w:val="00AB3975"/>
    <w:rsid w:val="00AC1520"/>
    <w:rsid w:val="00AC23DB"/>
    <w:rsid w:val="00AC253E"/>
    <w:rsid w:val="00AD0E73"/>
    <w:rsid w:val="00AD333E"/>
    <w:rsid w:val="00AD5EA2"/>
    <w:rsid w:val="00AE7972"/>
    <w:rsid w:val="00AF2E3E"/>
    <w:rsid w:val="00AF4FE0"/>
    <w:rsid w:val="00AF7F01"/>
    <w:rsid w:val="00B016DD"/>
    <w:rsid w:val="00B02DDC"/>
    <w:rsid w:val="00B11C01"/>
    <w:rsid w:val="00B1495B"/>
    <w:rsid w:val="00B15520"/>
    <w:rsid w:val="00B25692"/>
    <w:rsid w:val="00B3310C"/>
    <w:rsid w:val="00B34934"/>
    <w:rsid w:val="00B507A0"/>
    <w:rsid w:val="00B52EE6"/>
    <w:rsid w:val="00B62217"/>
    <w:rsid w:val="00B63667"/>
    <w:rsid w:val="00B64957"/>
    <w:rsid w:val="00B72559"/>
    <w:rsid w:val="00B74201"/>
    <w:rsid w:val="00B75AB4"/>
    <w:rsid w:val="00B77E43"/>
    <w:rsid w:val="00B82214"/>
    <w:rsid w:val="00B84501"/>
    <w:rsid w:val="00B84D86"/>
    <w:rsid w:val="00B8719D"/>
    <w:rsid w:val="00B90242"/>
    <w:rsid w:val="00B926CB"/>
    <w:rsid w:val="00B928E4"/>
    <w:rsid w:val="00B94733"/>
    <w:rsid w:val="00BA0319"/>
    <w:rsid w:val="00BA5C3C"/>
    <w:rsid w:val="00BA75F8"/>
    <w:rsid w:val="00BA7F42"/>
    <w:rsid w:val="00BB12A8"/>
    <w:rsid w:val="00BB155C"/>
    <w:rsid w:val="00BB3524"/>
    <w:rsid w:val="00BB5DDB"/>
    <w:rsid w:val="00BC225E"/>
    <w:rsid w:val="00BD0C70"/>
    <w:rsid w:val="00BD1092"/>
    <w:rsid w:val="00BD1CCD"/>
    <w:rsid w:val="00BD5F67"/>
    <w:rsid w:val="00BE2782"/>
    <w:rsid w:val="00BF3778"/>
    <w:rsid w:val="00BF563D"/>
    <w:rsid w:val="00C0155E"/>
    <w:rsid w:val="00C13BA3"/>
    <w:rsid w:val="00C13C29"/>
    <w:rsid w:val="00C15F37"/>
    <w:rsid w:val="00C24D5F"/>
    <w:rsid w:val="00C305C2"/>
    <w:rsid w:val="00C31F0D"/>
    <w:rsid w:val="00C33568"/>
    <w:rsid w:val="00C41F33"/>
    <w:rsid w:val="00C430A8"/>
    <w:rsid w:val="00C46E79"/>
    <w:rsid w:val="00C514E3"/>
    <w:rsid w:val="00C52246"/>
    <w:rsid w:val="00C56B46"/>
    <w:rsid w:val="00C6036B"/>
    <w:rsid w:val="00C63EC5"/>
    <w:rsid w:val="00C80237"/>
    <w:rsid w:val="00C80AB9"/>
    <w:rsid w:val="00C8326F"/>
    <w:rsid w:val="00C869CB"/>
    <w:rsid w:val="00C86E39"/>
    <w:rsid w:val="00CA1874"/>
    <w:rsid w:val="00CA5EA6"/>
    <w:rsid w:val="00CA6204"/>
    <w:rsid w:val="00CA6236"/>
    <w:rsid w:val="00CA6394"/>
    <w:rsid w:val="00CB75DA"/>
    <w:rsid w:val="00CC189F"/>
    <w:rsid w:val="00CC53DA"/>
    <w:rsid w:val="00CC74FE"/>
    <w:rsid w:val="00CC76C1"/>
    <w:rsid w:val="00CD4B73"/>
    <w:rsid w:val="00CD7433"/>
    <w:rsid w:val="00CF0547"/>
    <w:rsid w:val="00CF7661"/>
    <w:rsid w:val="00D02824"/>
    <w:rsid w:val="00D03F38"/>
    <w:rsid w:val="00D060FE"/>
    <w:rsid w:val="00D06393"/>
    <w:rsid w:val="00D14F9A"/>
    <w:rsid w:val="00D16067"/>
    <w:rsid w:val="00D16A1D"/>
    <w:rsid w:val="00D20070"/>
    <w:rsid w:val="00D24079"/>
    <w:rsid w:val="00D24FA9"/>
    <w:rsid w:val="00D30B28"/>
    <w:rsid w:val="00D3127D"/>
    <w:rsid w:val="00D32BDD"/>
    <w:rsid w:val="00D336DE"/>
    <w:rsid w:val="00D33A06"/>
    <w:rsid w:val="00D44A44"/>
    <w:rsid w:val="00D469DC"/>
    <w:rsid w:val="00D5505B"/>
    <w:rsid w:val="00D56338"/>
    <w:rsid w:val="00D6146D"/>
    <w:rsid w:val="00D61752"/>
    <w:rsid w:val="00D625D6"/>
    <w:rsid w:val="00D62D2A"/>
    <w:rsid w:val="00D62F47"/>
    <w:rsid w:val="00D651AC"/>
    <w:rsid w:val="00D67907"/>
    <w:rsid w:val="00D90304"/>
    <w:rsid w:val="00D92B80"/>
    <w:rsid w:val="00D96248"/>
    <w:rsid w:val="00DB0C69"/>
    <w:rsid w:val="00DB0D38"/>
    <w:rsid w:val="00DB4A75"/>
    <w:rsid w:val="00DB5B76"/>
    <w:rsid w:val="00DB5C89"/>
    <w:rsid w:val="00DB66E3"/>
    <w:rsid w:val="00DD2DE7"/>
    <w:rsid w:val="00DD51A0"/>
    <w:rsid w:val="00DE1E07"/>
    <w:rsid w:val="00DE436D"/>
    <w:rsid w:val="00DE772B"/>
    <w:rsid w:val="00E00C0C"/>
    <w:rsid w:val="00E02C02"/>
    <w:rsid w:val="00E051AA"/>
    <w:rsid w:val="00E07D5C"/>
    <w:rsid w:val="00E20017"/>
    <w:rsid w:val="00E2273F"/>
    <w:rsid w:val="00E22EA5"/>
    <w:rsid w:val="00E230ED"/>
    <w:rsid w:val="00E24FDA"/>
    <w:rsid w:val="00E2683A"/>
    <w:rsid w:val="00E32E2E"/>
    <w:rsid w:val="00E32EAC"/>
    <w:rsid w:val="00E33B9A"/>
    <w:rsid w:val="00E359EF"/>
    <w:rsid w:val="00E36BE5"/>
    <w:rsid w:val="00E4008F"/>
    <w:rsid w:val="00E410A8"/>
    <w:rsid w:val="00E43317"/>
    <w:rsid w:val="00E45E13"/>
    <w:rsid w:val="00E50032"/>
    <w:rsid w:val="00E501AA"/>
    <w:rsid w:val="00E514A1"/>
    <w:rsid w:val="00E52BFC"/>
    <w:rsid w:val="00E54560"/>
    <w:rsid w:val="00E5539F"/>
    <w:rsid w:val="00E55953"/>
    <w:rsid w:val="00E60CC4"/>
    <w:rsid w:val="00E612A9"/>
    <w:rsid w:val="00E63B32"/>
    <w:rsid w:val="00E652D1"/>
    <w:rsid w:val="00E66BEE"/>
    <w:rsid w:val="00E710F2"/>
    <w:rsid w:val="00E71712"/>
    <w:rsid w:val="00E76702"/>
    <w:rsid w:val="00E8566C"/>
    <w:rsid w:val="00E8721D"/>
    <w:rsid w:val="00E90E41"/>
    <w:rsid w:val="00E92301"/>
    <w:rsid w:val="00E92416"/>
    <w:rsid w:val="00E92EA0"/>
    <w:rsid w:val="00EA40E1"/>
    <w:rsid w:val="00EA7142"/>
    <w:rsid w:val="00EA7909"/>
    <w:rsid w:val="00EB0283"/>
    <w:rsid w:val="00EB33A2"/>
    <w:rsid w:val="00EB4098"/>
    <w:rsid w:val="00ED45E0"/>
    <w:rsid w:val="00EF08DC"/>
    <w:rsid w:val="00EF5403"/>
    <w:rsid w:val="00EF6095"/>
    <w:rsid w:val="00EF6A58"/>
    <w:rsid w:val="00F02647"/>
    <w:rsid w:val="00F03AEF"/>
    <w:rsid w:val="00F12581"/>
    <w:rsid w:val="00F20FC7"/>
    <w:rsid w:val="00F23037"/>
    <w:rsid w:val="00F26228"/>
    <w:rsid w:val="00F27B9C"/>
    <w:rsid w:val="00F31F0C"/>
    <w:rsid w:val="00F424F4"/>
    <w:rsid w:val="00F449D5"/>
    <w:rsid w:val="00F509D8"/>
    <w:rsid w:val="00F50DFF"/>
    <w:rsid w:val="00F51C84"/>
    <w:rsid w:val="00F51D80"/>
    <w:rsid w:val="00F520C9"/>
    <w:rsid w:val="00F543EA"/>
    <w:rsid w:val="00F5477A"/>
    <w:rsid w:val="00F55A6C"/>
    <w:rsid w:val="00F56289"/>
    <w:rsid w:val="00F56932"/>
    <w:rsid w:val="00F66887"/>
    <w:rsid w:val="00F747F9"/>
    <w:rsid w:val="00F749C9"/>
    <w:rsid w:val="00F8327D"/>
    <w:rsid w:val="00F85DDE"/>
    <w:rsid w:val="00F85F5E"/>
    <w:rsid w:val="00F87726"/>
    <w:rsid w:val="00F9204C"/>
    <w:rsid w:val="00F961D2"/>
    <w:rsid w:val="00F96C50"/>
    <w:rsid w:val="00FA4D1E"/>
    <w:rsid w:val="00FA63E6"/>
    <w:rsid w:val="00FB546B"/>
    <w:rsid w:val="00FB660C"/>
    <w:rsid w:val="00FC2BD8"/>
    <w:rsid w:val="00FC2D71"/>
    <w:rsid w:val="00FC39A1"/>
    <w:rsid w:val="00FC7949"/>
    <w:rsid w:val="00FC79FB"/>
    <w:rsid w:val="00FD3BD8"/>
    <w:rsid w:val="00FD3EBA"/>
    <w:rsid w:val="00FD6C1A"/>
    <w:rsid w:val="00FD7FE1"/>
    <w:rsid w:val="00FE7AD7"/>
    <w:rsid w:val="00FF1DF3"/>
    <w:rsid w:val="00FF4006"/>
    <w:rsid w:val="00FF5218"/>
    <w:rsid w:val="220381DB"/>
    <w:rsid w:val="4AD6C8B7"/>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6E39"/>
    <w:pPr>
      <w:spacing w:after="0" w:line="276" w:lineRule="auto"/>
    </w:pPr>
    <w:rPr>
      <w:rFonts w:ascii="Arial" w:eastAsia="Arial" w:hAnsi="Arial" w:cs="Arial"/>
      <w:lang w:val="en-US"/>
    </w:rPr>
  </w:style>
  <w:style w:type="paragraph" w:styleId="Heading1">
    <w:name w:val="heading 1"/>
    <w:basedOn w:val="Normal"/>
    <w:next w:val="Normal"/>
    <w:link w:val="Heading1Char"/>
    <w:rsid w:val="00C86E39"/>
    <w:pPr>
      <w:keepNext/>
      <w:keepLines/>
      <w:spacing w:before="400" w:after="120"/>
      <w:outlineLvl w:val="0"/>
    </w:pPr>
    <w:rPr>
      <w:sz w:val="40"/>
      <w:szCs w:val="40"/>
    </w:rPr>
  </w:style>
  <w:style w:type="paragraph" w:styleId="Heading2">
    <w:name w:val="heading 2"/>
    <w:basedOn w:val="Normal"/>
    <w:next w:val="Normal"/>
    <w:link w:val="Heading2Char"/>
    <w:rsid w:val="00C86E39"/>
    <w:pPr>
      <w:keepNext/>
      <w:keepLines/>
      <w:spacing w:before="360" w:after="120"/>
      <w:outlineLvl w:val="1"/>
    </w:pPr>
    <w:rPr>
      <w:sz w:val="32"/>
      <w:szCs w:val="32"/>
    </w:rPr>
  </w:style>
  <w:style w:type="paragraph" w:styleId="Heading3">
    <w:name w:val="heading 3"/>
    <w:basedOn w:val="Normal"/>
    <w:next w:val="Normal"/>
    <w:link w:val="Heading3Char"/>
    <w:rsid w:val="00C86E39"/>
    <w:pPr>
      <w:keepNext/>
      <w:keepLines/>
      <w:spacing w:before="320" w:after="80"/>
      <w:outlineLvl w:val="2"/>
    </w:pPr>
    <w:rPr>
      <w:color w:val="434343"/>
      <w:sz w:val="28"/>
      <w:szCs w:val="28"/>
    </w:rPr>
  </w:style>
  <w:style w:type="paragraph" w:styleId="Heading4">
    <w:name w:val="heading 4"/>
    <w:basedOn w:val="Normal"/>
    <w:next w:val="Normal"/>
    <w:link w:val="Heading4Char"/>
    <w:rsid w:val="00C86E39"/>
    <w:pPr>
      <w:keepNext/>
      <w:keepLines/>
      <w:spacing w:before="280" w:after="80"/>
      <w:outlineLvl w:val="3"/>
    </w:pPr>
    <w:rPr>
      <w:color w:val="666666"/>
      <w:sz w:val="24"/>
      <w:szCs w:val="24"/>
    </w:rPr>
  </w:style>
  <w:style w:type="paragraph" w:styleId="Heading5">
    <w:name w:val="heading 5"/>
    <w:basedOn w:val="Normal"/>
    <w:next w:val="Normal"/>
    <w:link w:val="Heading5Char"/>
    <w:rsid w:val="00C86E39"/>
    <w:pPr>
      <w:keepNext/>
      <w:keepLines/>
      <w:spacing w:before="240" w:after="80"/>
      <w:outlineLvl w:val="4"/>
    </w:pPr>
    <w:rPr>
      <w:color w:val="666666"/>
    </w:rPr>
  </w:style>
  <w:style w:type="paragraph" w:styleId="Heading6">
    <w:name w:val="heading 6"/>
    <w:basedOn w:val="Normal"/>
    <w:next w:val="Normal"/>
    <w:link w:val="Heading6Char"/>
    <w:rsid w:val="00C86E39"/>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FC7949"/>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FC7949"/>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FC7949"/>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86E39"/>
    <w:rPr>
      <w:rFonts w:ascii="Arial" w:eastAsia="Arial" w:hAnsi="Arial" w:cs="Arial"/>
      <w:sz w:val="40"/>
      <w:szCs w:val="40"/>
      <w:lang w:val="en-US"/>
    </w:rPr>
  </w:style>
  <w:style w:type="character" w:customStyle="1" w:styleId="Heading2Char">
    <w:name w:val="Heading 2 Char"/>
    <w:basedOn w:val="DefaultParagraphFont"/>
    <w:link w:val="Heading2"/>
    <w:rsid w:val="00FC7949"/>
    <w:rPr>
      <w:rFonts w:ascii="Arial" w:eastAsia="Arial" w:hAnsi="Arial" w:cs="Arial"/>
      <w:sz w:val="32"/>
      <w:szCs w:val="32"/>
      <w:lang w:val="en-US"/>
    </w:rPr>
  </w:style>
  <w:style w:type="character" w:customStyle="1" w:styleId="Heading3Char">
    <w:name w:val="Heading 3 Char"/>
    <w:basedOn w:val="DefaultParagraphFont"/>
    <w:link w:val="Heading3"/>
    <w:rsid w:val="00FC7949"/>
    <w:rPr>
      <w:rFonts w:ascii="Arial" w:eastAsia="Arial" w:hAnsi="Arial" w:cs="Arial"/>
      <w:color w:val="434343"/>
      <w:sz w:val="28"/>
      <w:szCs w:val="28"/>
      <w:lang w:val="en-US"/>
    </w:rPr>
  </w:style>
  <w:style w:type="character" w:customStyle="1" w:styleId="Heading4Char">
    <w:name w:val="Heading 4 Char"/>
    <w:basedOn w:val="DefaultParagraphFont"/>
    <w:link w:val="Heading4"/>
    <w:rsid w:val="00FC7949"/>
    <w:rPr>
      <w:rFonts w:ascii="Arial" w:eastAsia="Arial" w:hAnsi="Arial" w:cs="Arial"/>
      <w:color w:val="666666"/>
      <w:sz w:val="24"/>
      <w:szCs w:val="24"/>
      <w:lang w:val="en-US"/>
    </w:rPr>
  </w:style>
  <w:style w:type="character" w:customStyle="1" w:styleId="Heading5Char">
    <w:name w:val="Heading 5 Char"/>
    <w:basedOn w:val="DefaultParagraphFont"/>
    <w:link w:val="Heading5"/>
    <w:rsid w:val="00FC7949"/>
    <w:rPr>
      <w:rFonts w:ascii="Arial" w:eastAsia="Arial" w:hAnsi="Arial" w:cs="Arial"/>
      <w:color w:val="666666"/>
      <w:lang w:val="en-US"/>
    </w:rPr>
  </w:style>
  <w:style w:type="character" w:customStyle="1" w:styleId="Heading6Char">
    <w:name w:val="Heading 6 Char"/>
    <w:basedOn w:val="DefaultParagraphFont"/>
    <w:link w:val="Heading6"/>
    <w:rsid w:val="00FC7949"/>
    <w:rPr>
      <w:rFonts w:ascii="Arial" w:eastAsia="Arial" w:hAnsi="Arial" w:cs="Arial"/>
      <w:i/>
      <w:color w:val="666666"/>
      <w:lang w:val="en-US"/>
    </w:rPr>
  </w:style>
  <w:style w:type="character" w:customStyle="1" w:styleId="Heading7Char">
    <w:name w:val="Heading 7 Char"/>
    <w:basedOn w:val="DefaultParagraphFont"/>
    <w:link w:val="Heading7"/>
    <w:uiPriority w:val="9"/>
    <w:rsid w:val="00FC7949"/>
    <w:rPr>
      <w:rFonts w:eastAsiaTheme="majorEastAsia" w:cstheme="majorBidi"/>
      <w:iCs/>
      <w:sz w:val="24"/>
      <w:lang w:val="en-US"/>
    </w:rPr>
  </w:style>
  <w:style w:type="character" w:customStyle="1" w:styleId="Heading8Char">
    <w:name w:val="Heading 8 Char"/>
    <w:basedOn w:val="DefaultParagraphFont"/>
    <w:link w:val="Heading8"/>
    <w:uiPriority w:val="9"/>
    <w:rsid w:val="00FC7949"/>
    <w:rPr>
      <w:rFonts w:eastAsiaTheme="majorEastAsia" w:cstheme="majorBidi"/>
      <w:szCs w:val="21"/>
      <w:lang w:val="en-US"/>
    </w:rPr>
  </w:style>
  <w:style w:type="character" w:customStyle="1" w:styleId="Heading9Char">
    <w:name w:val="Heading 9 Char"/>
    <w:basedOn w:val="DefaultParagraphFont"/>
    <w:link w:val="Heading9"/>
    <w:uiPriority w:val="9"/>
    <w:semiHidden/>
    <w:rsid w:val="00FC7949"/>
    <w:rPr>
      <w:rFonts w:asciiTheme="majorHAnsi" w:eastAsiaTheme="majorEastAsia" w:hAnsiTheme="majorHAnsi" w:cstheme="majorBidi"/>
      <w:i/>
      <w:iCs/>
      <w:sz w:val="21"/>
      <w:szCs w:val="21"/>
      <w:lang w:val="en-US"/>
    </w:rPr>
  </w:style>
  <w:style w:type="paragraph" w:styleId="Bibliography">
    <w:name w:val="Bibliography"/>
    <w:basedOn w:val="Normal"/>
    <w:next w:val="Normal"/>
    <w:uiPriority w:val="37"/>
    <w:semiHidden/>
    <w:rsid w:val="00FC7949"/>
  </w:style>
  <w:style w:type="paragraph" w:customStyle="1" w:styleId="P-Source">
    <w:name w:val="P - Source"/>
    <w:link w:val="P-SourceChar"/>
    <w:qFormat/>
    <w:rsid w:val="00FC7949"/>
    <w:pPr>
      <w:shd w:val="solid" w:color="auto" w:fill="auto"/>
    </w:pPr>
    <w:rPr>
      <w:rFonts w:ascii="Courier" w:eastAsia="Arial" w:hAnsi="Courier" w:cs="Consolas"/>
      <w:szCs w:val="21"/>
      <w:lang w:val="en"/>
    </w:rPr>
  </w:style>
  <w:style w:type="character" w:customStyle="1" w:styleId="P-SourceChar">
    <w:name w:val="P - Source Char"/>
    <w:basedOn w:val="DefaultParagraphFont"/>
    <w:link w:val="P-Source"/>
    <w:rsid w:val="00FC7949"/>
    <w:rPr>
      <w:rFonts w:ascii="Courier" w:eastAsia="Arial" w:hAnsi="Courier" w:cs="Consolas"/>
      <w:szCs w:val="21"/>
      <w:shd w:val="solid" w:color="auto" w:fill="auto"/>
      <w:lang w:val="en"/>
    </w:rPr>
  </w:style>
  <w:style w:type="paragraph" w:customStyle="1" w:styleId="SC-Source">
    <w:name w:val="SC - Source"/>
    <w:basedOn w:val="P-Source"/>
    <w:link w:val="SC-SourceChar"/>
    <w:qFormat/>
    <w:rsid w:val="00B94733"/>
    <w:pPr>
      <w:shd w:val="pct50" w:color="C1E4F5" w:themeColor="accent1" w:themeTint="33" w:fill="auto"/>
      <w:spacing w:line="264" w:lineRule="auto"/>
      <w:ind w:left="720"/>
    </w:pPr>
    <w:rPr>
      <w:rFonts w:ascii="Courier New" w:hAnsi="Courier New" w:cs="Courier New"/>
      <w:szCs w:val="22"/>
    </w:rPr>
  </w:style>
  <w:style w:type="character" w:customStyle="1" w:styleId="SC-SourceChar">
    <w:name w:val="SC - Source Char"/>
    <w:basedOn w:val="P-SourceChar"/>
    <w:link w:val="SC-Source"/>
    <w:rsid w:val="00B94733"/>
    <w:rPr>
      <w:rFonts w:ascii="Courier New" w:eastAsia="Arial" w:hAnsi="Courier New" w:cs="Courier New"/>
      <w:szCs w:val="21"/>
      <w:shd w:val="pct50" w:color="C1E4F5" w:themeColor="accent1" w:themeTint="33" w:fill="auto"/>
      <w:lang w:val="en"/>
    </w:rPr>
  </w:style>
  <w:style w:type="paragraph" w:customStyle="1" w:styleId="coding">
    <w:name w:val="coding"/>
    <w:basedOn w:val="SC-Source"/>
    <w:link w:val="codingChar"/>
    <w:qFormat/>
    <w:rsid w:val="00FC7949"/>
  </w:style>
  <w:style w:type="character" w:customStyle="1" w:styleId="codingChar">
    <w:name w:val="coding Char"/>
    <w:basedOn w:val="SC-SourceChar"/>
    <w:link w:val="coding"/>
    <w:rsid w:val="00FC7949"/>
    <w:rPr>
      <w:rFonts w:ascii="Courier" w:eastAsia="Arial" w:hAnsi="Courier" w:cs="Consolas"/>
      <w:szCs w:val="21"/>
      <w:shd w:val="pct50" w:color="C1E4F5" w:themeColor="accent1" w:themeTint="33" w:fill="auto"/>
      <w:lang w:val="en"/>
    </w:rPr>
  </w:style>
  <w:style w:type="paragraph" w:customStyle="1" w:styleId="H1-Chapter">
    <w:name w:val="H1 - Chapter"/>
    <w:basedOn w:val="Normal"/>
    <w:next w:val="P-Regular"/>
    <w:qFormat/>
    <w:rsid w:val="00C305C2"/>
    <w:pPr>
      <w:spacing w:line="240" w:lineRule="auto"/>
      <w:contextualSpacing/>
      <w:jc w:val="right"/>
    </w:pPr>
    <w:rPr>
      <w:rFonts w:ascii="Calibri Light" w:eastAsiaTheme="majorEastAsia" w:hAnsi="Calibri Light" w:cs="Calibri Light"/>
      <w:spacing w:val="-10"/>
      <w:kern w:val="28"/>
      <w:sz w:val="56"/>
      <w:szCs w:val="56"/>
    </w:rPr>
  </w:style>
  <w:style w:type="paragraph" w:customStyle="1" w:styleId="H1-Section">
    <w:name w:val="H1 - Section"/>
    <w:basedOn w:val="Heading1"/>
    <w:next w:val="Normal"/>
    <w:qFormat/>
    <w:rsid w:val="006E5199"/>
    <w:pPr>
      <w:spacing w:after="160"/>
    </w:pPr>
    <w:rPr>
      <w:rFonts w:ascii="Calibri" w:eastAsiaTheme="minorHAnsi" w:hAnsi="Calibri" w:cs="Calibri"/>
      <w:b/>
      <w:sz w:val="36"/>
    </w:rPr>
  </w:style>
  <w:style w:type="paragraph" w:customStyle="1" w:styleId="H2-Heading">
    <w:name w:val="H2 - Heading"/>
    <w:basedOn w:val="Heading2"/>
    <w:next w:val="Normal"/>
    <w:qFormat/>
    <w:rsid w:val="00FC7949"/>
    <w:pPr>
      <w:spacing w:before="280" w:after="160"/>
    </w:pPr>
    <w:rPr>
      <w:rFonts w:asciiTheme="minorHAnsi" w:eastAsiaTheme="minorHAnsi" w:hAnsiTheme="minorHAnsi" w:cstheme="minorBidi"/>
      <w:b/>
      <w:sz w:val="28"/>
    </w:rPr>
  </w:style>
  <w:style w:type="paragraph" w:customStyle="1" w:styleId="H3-Subheading">
    <w:name w:val="H3 - Subheading"/>
    <w:basedOn w:val="Heading3"/>
    <w:next w:val="Normal"/>
    <w:qFormat/>
    <w:rsid w:val="00FC7949"/>
    <w:pPr>
      <w:keepNext w:val="0"/>
      <w:keepLines w:val="0"/>
      <w:mirrorIndents/>
    </w:pPr>
    <w:rPr>
      <w:rFonts w:asciiTheme="minorHAnsi" w:eastAsiaTheme="minorHAnsi" w:hAnsiTheme="minorHAnsi" w:cstheme="minorBidi"/>
      <w:b/>
      <w:color w:val="auto"/>
    </w:rPr>
  </w:style>
  <w:style w:type="paragraph" w:customStyle="1" w:styleId="H4-Subheading">
    <w:name w:val="H4 - Subheading"/>
    <w:basedOn w:val="Heading4"/>
    <w:next w:val="Normal"/>
    <w:qFormat/>
    <w:rsid w:val="00FC7949"/>
    <w:pPr>
      <w:spacing w:after="280"/>
    </w:pPr>
    <w:rPr>
      <w:rFonts w:asciiTheme="minorHAnsi" w:eastAsiaTheme="minorHAnsi" w:hAnsiTheme="minorHAnsi" w:cstheme="minorBidi"/>
      <w:b/>
      <w:i/>
      <w:iCs/>
      <w:color w:val="auto"/>
    </w:rPr>
  </w:style>
  <w:style w:type="character" w:styleId="Hyperlink">
    <w:name w:val="Hyperlink"/>
    <w:basedOn w:val="DefaultParagraphFont"/>
    <w:uiPriority w:val="99"/>
    <w:unhideWhenUsed/>
    <w:rsid w:val="00C86E39"/>
    <w:rPr>
      <w:color w:val="467886" w:themeColor="hyperlink"/>
      <w:u w:val="single"/>
    </w:rPr>
  </w:style>
  <w:style w:type="paragraph" w:customStyle="1" w:styleId="IMG-Caption">
    <w:name w:val="IMG - Caption"/>
    <w:next w:val="Normal"/>
    <w:qFormat/>
    <w:rsid w:val="00FC7949"/>
    <w:pPr>
      <w:spacing w:before="120" w:after="240"/>
      <w:jc w:val="center"/>
    </w:pPr>
    <w:rPr>
      <w:rFonts w:eastAsia="Arial"/>
      <w:b/>
      <w:color w:val="FF0000"/>
      <w:sz w:val="20"/>
      <w:lang w:val="en"/>
    </w:rPr>
  </w:style>
  <w:style w:type="paragraph" w:customStyle="1" w:styleId="L-Bullets">
    <w:name w:val="L - Bullets"/>
    <w:basedOn w:val="Normal"/>
    <w:qFormat/>
    <w:rsid w:val="00FC7949"/>
    <w:pPr>
      <w:numPr>
        <w:numId w:val="1"/>
      </w:numPr>
      <w:spacing w:before="120" w:after="120" w:line="300" w:lineRule="auto"/>
    </w:pPr>
    <w:rPr>
      <w:lang w:val="en"/>
    </w:rPr>
  </w:style>
  <w:style w:type="paragraph" w:customStyle="1" w:styleId="L-Numbers">
    <w:name w:val="L - Numbers"/>
    <w:basedOn w:val="Normal"/>
    <w:qFormat/>
    <w:rsid w:val="00FC7949"/>
    <w:pPr>
      <w:numPr>
        <w:numId w:val="2"/>
      </w:numPr>
      <w:spacing w:before="160" w:line="300" w:lineRule="auto"/>
    </w:pPr>
    <w:rPr>
      <w:lang w:val="en"/>
    </w:rPr>
  </w:style>
  <w:style w:type="paragraph" w:customStyle="1" w:styleId="L-Regular">
    <w:name w:val="L - Regular"/>
    <w:basedOn w:val="L-Numbers"/>
    <w:qFormat/>
    <w:rsid w:val="00FC7949"/>
    <w:pPr>
      <w:numPr>
        <w:numId w:val="0"/>
      </w:numPr>
      <w:ind w:left="720"/>
    </w:pPr>
  </w:style>
  <w:style w:type="paragraph" w:customStyle="1" w:styleId="L-Source">
    <w:name w:val="L - Source"/>
    <w:basedOn w:val="P-Source"/>
    <w:rsid w:val="00FC7949"/>
    <w:pPr>
      <w:shd w:val="pct50" w:color="C1E4F5" w:themeColor="accent1" w:themeTint="33" w:fill="auto"/>
      <w:ind w:left="720"/>
    </w:pPr>
  </w:style>
  <w:style w:type="character" w:customStyle="1" w:styleId="P-Bold">
    <w:name w:val="P - Bold"/>
    <w:uiPriority w:val="1"/>
    <w:qFormat/>
    <w:rsid w:val="00FC7949"/>
    <w:rPr>
      <w:rFonts w:ascii="Arial" w:hAnsi="Arial"/>
      <w:b/>
      <w:sz w:val="22"/>
      <w:bdr w:val="none" w:sz="0" w:space="0" w:color="auto"/>
      <w:shd w:val="clear" w:color="auto" w:fill="73FDD6"/>
    </w:rPr>
  </w:style>
  <w:style w:type="paragraph" w:customStyle="1" w:styleId="P-Callout">
    <w:name w:val="P - Callout"/>
    <w:basedOn w:val="Normal"/>
    <w:next w:val="Normal"/>
    <w:qFormat/>
    <w:rsid w:val="00FC7949"/>
    <w:pPr>
      <w:shd w:val="clear" w:color="auto" w:fill="D9F2D0" w:themeFill="accent6" w:themeFillTint="33"/>
      <w:spacing w:before="120" w:after="360" w:line="259" w:lineRule="auto"/>
      <w:mirrorIndents/>
    </w:pPr>
    <w:rPr>
      <w:lang w:val="en"/>
    </w:rPr>
  </w:style>
  <w:style w:type="paragraph" w:customStyle="1" w:styleId="P-CalloutHeading">
    <w:name w:val="P - Callout Heading"/>
    <w:next w:val="Normal"/>
    <w:qFormat/>
    <w:rsid w:val="00FC7949"/>
    <w:pPr>
      <w:shd w:val="clear" w:color="auto" w:fill="B3E5A1" w:themeFill="accent6" w:themeFillTint="66"/>
      <w:spacing w:before="360"/>
      <w:mirrorIndents/>
    </w:pPr>
    <w:rPr>
      <w:rFonts w:eastAsia="Arial"/>
      <w:b/>
      <w:color w:val="434343"/>
      <w:sz w:val="24"/>
      <w:szCs w:val="28"/>
      <w:lang w:val="en"/>
    </w:rPr>
  </w:style>
  <w:style w:type="character" w:customStyle="1" w:styleId="P-Code">
    <w:name w:val="P - Code"/>
    <w:uiPriority w:val="1"/>
    <w:qFormat/>
    <w:rsid w:val="00FC7949"/>
    <w:rPr>
      <w:rFonts w:ascii="Courier" w:hAnsi="Courier"/>
      <w:sz w:val="22"/>
      <w:bdr w:val="none" w:sz="0" w:space="0" w:color="auto"/>
      <w:shd w:val="clear" w:color="auto" w:fill="D5FC79"/>
    </w:rPr>
  </w:style>
  <w:style w:type="character" w:customStyle="1" w:styleId="P-Italics">
    <w:name w:val="P - Italics"/>
    <w:uiPriority w:val="1"/>
    <w:qFormat/>
    <w:rsid w:val="00FC7949"/>
    <w:rPr>
      <w:rFonts w:ascii="Arial" w:hAnsi="Arial"/>
      <w:i/>
      <w:color w:val="auto"/>
      <w:sz w:val="22"/>
      <w:bdr w:val="none" w:sz="0" w:space="0" w:color="auto"/>
      <w:shd w:val="clear" w:color="auto" w:fill="FFFC00"/>
    </w:rPr>
  </w:style>
  <w:style w:type="character" w:customStyle="1" w:styleId="P-Keyword">
    <w:name w:val="P - Keyword"/>
    <w:uiPriority w:val="1"/>
    <w:qFormat/>
    <w:rsid w:val="00FC7949"/>
    <w:rPr>
      <w:rFonts w:ascii="Arial" w:hAnsi="Arial"/>
      <w:b/>
      <w:color w:val="auto"/>
      <w:sz w:val="22"/>
      <w:u w:val="single"/>
      <w:bdr w:val="none" w:sz="0" w:space="0" w:color="auto"/>
      <w:shd w:val="clear" w:color="auto" w:fill="FF8AD8"/>
    </w:rPr>
  </w:style>
  <w:style w:type="paragraph" w:customStyle="1" w:styleId="P-Quote">
    <w:name w:val="P - Quote"/>
    <w:rsid w:val="00FC7949"/>
    <w:pPr>
      <w:spacing w:after="0" w:line="276" w:lineRule="auto"/>
    </w:pPr>
    <w:rPr>
      <w:rFonts w:ascii="Arial" w:eastAsia="Arial" w:hAnsi="Arial" w:cs="Arial"/>
      <w:i/>
      <w:iCs/>
      <w:lang w:val="en"/>
    </w:rPr>
  </w:style>
  <w:style w:type="paragraph" w:customStyle="1" w:styleId="P-Regular">
    <w:name w:val="P - Regular"/>
    <w:basedOn w:val="Normal"/>
    <w:qFormat/>
    <w:rsid w:val="00FC7949"/>
    <w:pPr>
      <w:spacing w:before="120" w:after="120" w:line="259" w:lineRule="auto"/>
    </w:pPr>
    <w:rPr>
      <w:lang w:val="en"/>
    </w:rPr>
  </w:style>
  <w:style w:type="character" w:customStyle="1" w:styleId="P-URL">
    <w:name w:val="P - URL"/>
    <w:basedOn w:val="DefaultParagraphFont"/>
    <w:uiPriority w:val="1"/>
    <w:qFormat/>
    <w:rsid w:val="00FC7949"/>
    <w:rPr>
      <w:rFonts w:ascii="Arial" w:hAnsi="Arial"/>
      <w:color w:val="0000FF"/>
      <w:sz w:val="22"/>
      <w:u w:val="single"/>
      <w:bdr w:val="none" w:sz="0" w:space="0" w:color="auto"/>
      <w:shd w:val="clear" w:color="auto" w:fill="00FA00"/>
    </w:rPr>
  </w:style>
  <w:style w:type="paragraph" w:customStyle="1" w:styleId="SC-Heading">
    <w:name w:val="SC - Heading"/>
    <w:next w:val="H1-Section"/>
    <w:qFormat/>
    <w:rsid w:val="00FC7949"/>
    <w:pPr>
      <w:spacing w:before="240" w:after="240"/>
    </w:pPr>
    <w:rPr>
      <w:rFonts w:eastAsiaTheme="majorEastAsia" w:cstheme="majorBidi"/>
      <w:b/>
      <w:iCs/>
      <w:color w:val="FF0000"/>
      <w:sz w:val="24"/>
      <w:lang w:val="en"/>
    </w:rPr>
  </w:style>
  <w:style w:type="character" w:customStyle="1" w:styleId="SC-Highlight">
    <w:name w:val="SC - Highlight"/>
    <w:uiPriority w:val="1"/>
    <w:qFormat/>
    <w:rsid w:val="00FC7949"/>
    <w:rPr>
      <w:rFonts w:ascii="Courier" w:hAnsi="Courier"/>
      <w:b/>
      <w:bdr w:val="none" w:sz="0" w:space="0" w:color="auto"/>
      <w:shd w:val="clear" w:color="auto" w:fill="F4D3D2"/>
    </w:rPr>
  </w:style>
  <w:style w:type="paragraph" w:customStyle="1" w:styleId="SC-Link">
    <w:name w:val="SC - Link"/>
    <w:qFormat/>
    <w:rsid w:val="00FC7949"/>
    <w:pPr>
      <w:spacing w:before="200" w:after="240"/>
    </w:pPr>
    <w:rPr>
      <w:rFonts w:eastAsiaTheme="majorEastAsia" w:cstheme="majorBidi"/>
      <w:b/>
      <w:color w:val="00B050"/>
      <w:szCs w:val="21"/>
      <w:lang w:val="en"/>
    </w:rPr>
  </w:style>
  <w:style w:type="paragraph" w:customStyle="1" w:styleId="SP-Editorial">
    <w:name w:val="SP - Editorial"/>
    <w:next w:val="P-Regular"/>
    <w:qFormat/>
    <w:rsid w:val="00FC7949"/>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table" w:styleId="TableGrid">
    <w:name w:val="Table Grid"/>
    <w:basedOn w:val="TableNormal"/>
    <w:uiPriority w:val="59"/>
    <w:rsid w:val="00C86E39"/>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6E39"/>
    <w:pPr>
      <w:ind w:left="720"/>
      <w:contextualSpacing/>
    </w:pPr>
  </w:style>
  <w:style w:type="paragraph" w:styleId="Header">
    <w:name w:val="header"/>
    <w:basedOn w:val="Normal"/>
    <w:link w:val="HeaderChar"/>
    <w:uiPriority w:val="99"/>
    <w:unhideWhenUsed/>
    <w:rsid w:val="00C86E39"/>
    <w:pPr>
      <w:tabs>
        <w:tab w:val="center" w:pos="4513"/>
        <w:tab w:val="right" w:pos="9026"/>
      </w:tabs>
      <w:spacing w:line="240" w:lineRule="auto"/>
    </w:pPr>
  </w:style>
  <w:style w:type="character" w:customStyle="1" w:styleId="HeaderChar">
    <w:name w:val="Header Char"/>
    <w:basedOn w:val="DefaultParagraphFont"/>
    <w:link w:val="Header"/>
    <w:uiPriority w:val="99"/>
    <w:rsid w:val="00C86E39"/>
    <w:rPr>
      <w:rFonts w:ascii="Arial" w:eastAsia="Arial" w:hAnsi="Arial" w:cs="Arial"/>
      <w:lang w:val="en-US"/>
    </w:rPr>
  </w:style>
  <w:style w:type="paragraph" w:styleId="Footer">
    <w:name w:val="footer"/>
    <w:basedOn w:val="Normal"/>
    <w:link w:val="FooterChar"/>
    <w:uiPriority w:val="99"/>
    <w:unhideWhenUsed/>
    <w:rsid w:val="00C86E39"/>
    <w:pPr>
      <w:tabs>
        <w:tab w:val="center" w:pos="4513"/>
        <w:tab w:val="right" w:pos="9026"/>
      </w:tabs>
      <w:spacing w:line="240" w:lineRule="auto"/>
    </w:pPr>
  </w:style>
  <w:style w:type="character" w:customStyle="1" w:styleId="FooterChar">
    <w:name w:val="Footer Char"/>
    <w:basedOn w:val="DefaultParagraphFont"/>
    <w:link w:val="Footer"/>
    <w:uiPriority w:val="99"/>
    <w:rsid w:val="00C86E39"/>
    <w:rPr>
      <w:rFonts w:ascii="Arial" w:eastAsia="Arial" w:hAnsi="Arial" w:cs="Arial"/>
      <w:lang w:val="en-US"/>
    </w:rPr>
  </w:style>
  <w:style w:type="paragraph" w:styleId="Revision">
    <w:name w:val="Revision"/>
    <w:hidden/>
    <w:uiPriority w:val="99"/>
    <w:semiHidden/>
    <w:rsid w:val="00E07D5C"/>
    <w:pPr>
      <w:spacing w:after="0" w:line="240" w:lineRule="auto"/>
    </w:pPr>
    <w:rPr>
      <w:rFonts w:ascii="Calibri" w:hAnsi="Calibri"/>
      <w:lang w:val="en-US"/>
    </w:rPr>
  </w:style>
  <w:style w:type="paragraph" w:customStyle="1" w:styleId="alt">
    <w:name w:val="alt"/>
    <w:basedOn w:val="Normal"/>
    <w:rsid w:val="00C86E39"/>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C86E3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6E39"/>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C86E39"/>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86E39"/>
    <w:rPr>
      <w:rFonts w:ascii="Consolas" w:eastAsia="Arial" w:hAnsi="Consolas" w:cs="Arial"/>
      <w:sz w:val="21"/>
      <w:szCs w:val="21"/>
      <w:lang w:val="en-US"/>
    </w:rPr>
  </w:style>
  <w:style w:type="paragraph" w:customStyle="1" w:styleId="bpbbodyEng">
    <w:name w:val="bpb_body_Eng"/>
    <w:basedOn w:val="PlainText"/>
    <w:link w:val="bpbbodyEngChar"/>
    <w:qFormat/>
    <w:rsid w:val="00C86E39"/>
    <w:pPr>
      <w:spacing w:after="60"/>
      <w:jc w:val="both"/>
    </w:pPr>
    <w:rPr>
      <w:rFonts w:ascii="Arial" w:hAnsi="Arial"/>
      <w:sz w:val="22"/>
      <w:szCs w:val="22"/>
    </w:rPr>
  </w:style>
  <w:style w:type="character" w:customStyle="1" w:styleId="bpbbodyEngChar">
    <w:name w:val="bpb_body_Eng Char"/>
    <w:basedOn w:val="DefaultParagraphFont"/>
    <w:link w:val="bpbbodyEng"/>
    <w:locked/>
    <w:rsid w:val="00C86E39"/>
    <w:rPr>
      <w:rFonts w:ascii="Arial" w:eastAsia="Arial" w:hAnsi="Arial" w:cs="Arial"/>
      <w:lang w:val="en-US"/>
    </w:rPr>
  </w:style>
  <w:style w:type="paragraph" w:customStyle="1" w:styleId="ChapterTitleBPBHEB">
    <w:name w:val="Chapter Title [BPB HEB]"/>
    <w:basedOn w:val="Heading1"/>
    <w:link w:val="ChapterTitleBPBHEBChar"/>
    <w:qFormat/>
    <w:rsid w:val="00C86E39"/>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C86E39"/>
    <w:rPr>
      <w:rFonts w:ascii="Palatino Linotype" w:eastAsia="Palatino Linotype" w:hAnsi="Palatino Linotype" w:cs="Palatino Linotype"/>
      <w:b/>
      <w:color w:val="0F4761" w:themeColor="accent1" w:themeShade="BF"/>
      <w:sz w:val="80"/>
      <w:szCs w:val="80"/>
      <w:lang w:val="en-US"/>
    </w:rPr>
  </w:style>
  <w:style w:type="paragraph" w:customStyle="1" w:styleId="ChapterTitleNumberBPBHEB">
    <w:name w:val="Chapter Title Number [BPB HEB]"/>
    <w:basedOn w:val="Heading1"/>
    <w:link w:val="ChapterTitleNumberBPBHEBChar"/>
    <w:qFormat/>
    <w:rsid w:val="00C86E39"/>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C86E39"/>
    <w:rPr>
      <w:rFonts w:ascii="Palatino Linotype" w:eastAsia="Palatino Linotype" w:hAnsi="Palatino Linotype" w:cs="Palatino Linotype"/>
      <w:bCs/>
      <w:smallCaps/>
      <w:color w:val="0F4761" w:themeColor="accent1" w:themeShade="BF"/>
      <w:sz w:val="70"/>
      <w:szCs w:val="70"/>
      <w:lang w:val="en-US"/>
    </w:rPr>
  </w:style>
  <w:style w:type="paragraph" w:customStyle="1" w:styleId="CodeBlockBPBHEB">
    <w:name w:val="Code Block [BPB HEB]"/>
    <w:basedOn w:val="Normal"/>
    <w:link w:val="CodeBlockBPBHEBChar"/>
    <w:qFormat/>
    <w:rsid w:val="00C86E39"/>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C86E39"/>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C86E39"/>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C86E39"/>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C86E39"/>
    <w:rPr>
      <w:sz w:val="16"/>
      <w:szCs w:val="16"/>
    </w:rPr>
  </w:style>
  <w:style w:type="paragraph" w:styleId="CommentText">
    <w:name w:val="annotation text"/>
    <w:basedOn w:val="Normal"/>
    <w:link w:val="CommentTextChar"/>
    <w:uiPriority w:val="99"/>
    <w:unhideWhenUsed/>
    <w:rsid w:val="00C86E39"/>
    <w:pPr>
      <w:spacing w:line="240" w:lineRule="auto"/>
    </w:pPr>
    <w:rPr>
      <w:sz w:val="20"/>
      <w:szCs w:val="20"/>
    </w:rPr>
  </w:style>
  <w:style w:type="character" w:customStyle="1" w:styleId="CommentTextChar">
    <w:name w:val="Comment Text Char"/>
    <w:basedOn w:val="DefaultParagraphFont"/>
    <w:link w:val="CommentText"/>
    <w:uiPriority w:val="99"/>
    <w:rsid w:val="00C86E39"/>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C86E39"/>
    <w:rPr>
      <w:b/>
      <w:bCs/>
    </w:rPr>
  </w:style>
  <w:style w:type="character" w:customStyle="1" w:styleId="CommentSubjectChar">
    <w:name w:val="Comment Subject Char"/>
    <w:basedOn w:val="CommentTextChar"/>
    <w:link w:val="CommentSubject"/>
    <w:uiPriority w:val="99"/>
    <w:semiHidden/>
    <w:rsid w:val="00C86E39"/>
    <w:rPr>
      <w:rFonts w:ascii="Arial" w:eastAsia="Arial" w:hAnsi="Arial" w:cs="Arial"/>
      <w:b/>
      <w:bCs/>
      <w:sz w:val="20"/>
      <w:szCs w:val="20"/>
      <w:lang w:val="en-US"/>
    </w:rPr>
  </w:style>
  <w:style w:type="paragraph" w:customStyle="1" w:styleId="FigureBPB">
    <w:name w:val="Figure [BPB]"/>
    <w:basedOn w:val="Normal"/>
    <w:qFormat/>
    <w:rsid w:val="00C86E39"/>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C86E39"/>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C86E39"/>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C86E39"/>
    <w:rPr>
      <w:color w:val="96607D" w:themeColor="followedHyperlink"/>
      <w:u w:val="single"/>
    </w:rPr>
  </w:style>
  <w:style w:type="paragraph" w:customStyle="1" w:styleId="Heading1BPBHEB">
    <w:name w:val="Heading 1 [BPB HEB]"/>
    <w:basedOn w:val="Heading1"/>
    <w:rsid w:val="00C86E39"/>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C86E39"/>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C86E39"/>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C86E39"/>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C86E39"/>
  </w:style>
  <w:style w:type="character" w:customStyle="1" w:styleId="hljs-attribute">
    <w:name w:val="hljs-attribute"/>
    <w:basedOn w:val="DefaultParagraphFont"/>
    <w:rsid w:val="00C86E39"/>
  </w:style>
  <w:style w:type="character" w:customStyle="1" w:styleId="hljs-builtin">
    <w:name w:val="hljs-built_in"/>
    <w:basedOn w:val="DefaultParagraphFont"/>
    <w:rsid w:val="00C86E39"/>
  </w:style>
  <w:style w:type="character" w:customStyle="1" w:styleId="hljs-keyword">
    <w:name w:val="hljs-keyword"/>
    <w:basedOn w:val="DefaultParagraphFont"/>
    <w:rsid w:val="00C86E39"/>
  </w:style>
  <w:style w:type="character" w:customStyle="1" w:styleId="hljs-meta">
    <w:name w:val="hljs-meta"/>
    <w:basedOn w:val="DefaultParagraphFont"/>
    <w:rsid w:val="00C86E39"/>
  </w:style>
  <w:style w:type="character" w:customStyle="1" w:styleId="hljs-meta-keyword">
    <w:name w:val="hljs-meta-keyword"/>
    <w:basedOn w:val="DefaultParagraphFont"/>
    <w:rsid w:val="00C86E39"/>
  </w:style>
  <w:style w:type="character" w:customStyle="1" w:styleId="hljs-name">
    <w:name w:val="hljs-name"/>
    <w:basedOn w:val="DefaultParagraphFont"/>
    <w:rsid w:val="00C86E39"/>
  </w:style>
  <w:style w:type="character" w:customStyle="1" w:styleId="hljs-number">
    <w:name w:val="hljs-number"/>
    <w:basedOn w:val="DefaultParagraphFont"/>
    <w:rsid w:val="00C86E39"/>
  </w:style>
  <w:style w:type="character" w:customStyle="1" w:styleId="hljs-selector-class">
    <w:name w:val="hljs-selector-class"/>
    <w:basedOn w:val="DefaultParagraphFont"/>
    <w:rsid w:val="00C86E39"/>
  </w:style>
  <w:style w:type="character" w:customStyle="1" w:styleId="hljs-selector-tag">
    <w:name w:val="hljs-selector-tag"/>
    <w:basedOn w:val="DefaultParagraphFont"/>
    <w:rsid w:val="00C86E39"/>
  </w:style>
  <w:style w:type="character" w:customStyle="1" w:styleId="hljs-string">
    <w:name w:val="hljs-string"/>
    <w:basedOn w:val="DefaultParagraphFont"/>
    <w:rsid w:val="00C86E39"/>
  </w:style>
  <w:style w:type="character" w:customStyle="1" w:styleId="hljs-symbol">
    <w:name w:val="hljs-symbol"/>
    <w:basedOn w:val="DefaultParagraphFont"/>
    <w:rsid w:val="00C86E39"/>
  </w:style>
  <w:style w:type="character" w:customStyle="1" w:styleId="hljs-tag">
    <w:name w:val="hljs-tag"/>
    <w:basedOn w:val="DefaultParagraphFont"/>
    <w:rsid w:val="00C86E39"/>
  </w:style>
  <w:style w:type="character" w:styleId="HTMLAcronym">
    <w:name w:val="HTML Acronym"/>
    <w:basedOn w:val="DefaultParagraphFont"/>
    <w:uiPriority w:val="99"/>
    <w:unhideWhenUsed/>
    <w:rsid w:val="00C86E39"/>
  </w:style>
  <w:style w:type="character" w:styleId="HTMLCode">
    <w:name w:val="HTML Code"/>
    <w:basedOn w:val="DefaultParagraphFont"/>
    <w:uiPriority w:val="99"/>
    <w:unhideWhenUsed/>
    <w:rsid w:val="00C86E39"/>
    <w:rPr>
      <w:rFonts w:ascii="Consolas" w:hAnsi="Consolas"/>
      <w:sz w:val="20"/>
      <w:szCs w:val="20"/>
    </w:rPr>
  </w:style>
  <w:style w:type="character" w:styleId="HTMLKeyboard">
    <w:name w:val="HTML Keyboard"/>
    <w:basedOn w:val="DefaultParagraphFont"/>
    <w:uiPriority w:val="99"/>
    <w:unhideWhenUsed/>
    <w:rsid w:val="00C86E39"/>
    <w:rPr>
      <w:rFonts w:ascii="Consolas" w:hAnsi="Consolas"/>
      <w:sz w:val="20"/>
      <w:szCs w:val="20"/>
    </w:rPr>
  </w:style>
  <w:style w:type="paragraph" w:styleId="HTMLPreformatted">
    <w:name w:val="HTML Preformatted"/>
    <w:basedOn w:val="Normal"/>
    <w:link w:val="HTMLPreformattedChar"/>
    <w:uiPriority w:val="99"/>
    <w:unhideWhenUsed/>
    <w:rsid w:val="00C86E3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C86E39"/>
    <w:rPr>
      <w:rFonts w:ascii="Consolas" w:eastAsia="Arial" w:hAnsi="Consolas" w:cs="Arial"/>
      <w:sz w:val="20"/>
      <w:szCs w:val="20"/>
      <w:lang w:val="en-US"/>
    </w:rPr>
  </w:style>
  <w:style w:type="character" w:styleId="HTMLSample">
    <w:name w:val="HTML Sample"/>
    <w:basedOn w:val="DefaultParagraphFont"/>
    <w:uiPriority w:val="99"/>
    <w:unhideWhenUsed/>
    <w:rsid w:val="00C86E39"/>
    <w:rPr>
      <w:rFonts w:ascii="Consolas" w:hAnsi="Consolas"/>
      <w:sz w:val="24"/>
      <w:szCs w:val="24"/>
    </w:rPr>
  </w:style>
  <w:style w:type="character" w:styleId="HTMLTypewriter">
    <w:name w:val="HTML Typewriter"/>
    <w:basedOn w:val="DefaultParagraphFont"/>
    <w:uiPriority w:val="99"/>
    <w:unhideWhenUsed/>
    <w:rsid w:val="00C86E39"/>
    <w:rPr>
      <w:rFonts w:ascii="Consolas" w:hAnsi="Consolas"/>
      <w:sz w:val="20"/>
      <w:szCs w:val="20"/>
    </w:rPr>
  </w:style>
  <w:style w:type="character" w:styleId="HTMLVariable">
    <w:name w:val="HTML Variable"/>
    <w:basedOn w:val="DefaultParagraphFont"/>
    <w:uiPriority w:val="99"/>
    <w:unhideWhenUsed/>
    <w:rsid w:val="00C86E39"/>
    <w:rPr>
      <w:i/>
      <w:iCs/>
    </w:rPr>
  </w:style>
  <w:style w:type="paragraph" w:customStyle="1" w:styleId="LinkBPBHEB">
    <w:name w:val="Link [BPB HEB]"/>
    <w:basedOn w:val="Normal"/>
    <w:link w:val="LinkBPBHEBChar"/>
    <w:qFormat/>
    <w:rsid w:val="00C86E39"/>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C86E39"/>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C86E39"/>
    <w:pPr>
      <w:numPr>
        <w:numId w:val="3"/>
      </w:numPr>
      <w:contextualSpacing/>
    </w:pPr>
  </w:style>
  <w:style w:type="paragraph" w:customStyle="1" w:styleId="NormalBPBHEB">
    <w:name w:val="Normal [BPB HEB]"/>
    <w:basedOn w:val="Normal"/>
    <w:link w:val="NormalBPBHEBChar"/>
    <w:qFormat/>
    <w:rsid w:val="00C86E39"/>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C86E39"/>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C86E39"/>
    <w:rPr>
      <w:rFonts w:ascii="Palatino Linotype" w:hAnsi="Palatino Linotype"/>
      <w:i/>
      <w:sz w:val="24"/>
    </w:rPr>
  </w:style>
  <w:style w:type="character" w:customStyle="1" w:styleId="ScreenTextBPBHEB">
    <w:name w:val="ScreenText[BPB HEB]"/>
    <w:basedOn w:val="NormalBPBHEBChar"/>
    <w:uiPriority w:val="1"/>
    <w:qFormat/>
    <w:rsid w:val="00C86E39"/>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C86E39"/>
    <w:pPr>
      <w:keepNext/>
      <w:keepLines/>
      <w:spacing w:after="320"/>
    </w:pPr>
    <w:rPr>
      <w:color w:val="666666"/>
      <w:sz w:val="30"/>
      <w:szCs w:val="30"/>
    </w:rPr>
  </w:style>
  <w:style w:type="character" w:customStyle="1" w:styleId="SubtitleChar">
    <w:name w:val="Subtitle Char"/>
    <w:basedOn w:val="DefaultParagraphFont"/>
    <w:link w:val="Subtitle"/>
    <w:rsid w:val="00C86E39"/>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C86E39"/>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C86E39"/>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C86E39"/>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C86E39"/>
    <w:pPr>
      <w:keepNext/>
      <w:keepLines/>
      <w:spacing w:after="60"/>
    </w:pPr>
    <w:rPr>
      <w:sz w:val="52"/>
      <w:szCs w:val="52"/>
    </w:rPr>
  </w:style>
  <w:style w:type="character" w:customStyle="1" w:styleId="TitleChar">
    <w:name w:val="Title Char"/>
    <w:basedOn w:val="DefaultParagraphFont"/>
    <w:link w:val="Title"/>
    <w:rsid w:val="00C86E39"/>
    <w:rPr>
      <w:rFonts w:ascii="Arial" w:eastAsia="Arial" w:hAnsi="Arial" w:cs="Arial"/>
      <w:sz w:val="52"/>
      <w:szCs w:val="52"/>
      <w:lang w:val="en-US"/>
    </w:rPr>
  </w:style>
  <w:style w:type="character" w:customStyle="1" w:styleId="UnresolvedMention1">
    <w:name w:val="Unresolved Mention1"/>
    <w:basedOn w:val="DefaultParagraphFont"/>
    <w:uiPriority w:val="99"/>
    <w:semiHidden/>
    <w:unhideWhenUsed/>
    <w:rsid w:val="00C86E39"/>
    <w:rPr>
      <w:color w:val="605E5C"/>
      <w:shd w:val="clear" w:color="auto" w:fill="E1DFDD"/>
    </w:rPr>
  </w:style>
  <w:style w:type="character" w:customStyle="1" w:styleId="UnresolvedMention10">
    <w:name w:val="Unresolved Mention1"/>
    <w:basedOn w:val="DefaultParagraphFont"/>
    <w:uiPriority w:val="99"/>
    <w:semiHidden/>
    <w:unhideWhenUsed/>
    <w:rsid w:val="00C86E39"/>
    <w:rPr>
      <w:color w:val="605E5C"/>
      <w:shd w:val="clear" w:color="auto" w:fill="E1DFDD"/>
    </w:rPr>
  </w:style>
  <w:style w:type="paragraph" w:customStyle="1" w:styleId="FigureBPBHEB">
    <w:name w:val="Figure [BPB HEB]"/>
    <w:basedOn w:val="Normal"/>
    <w:qFormat/>
    <w:rsid w:val="00C86E39"/>
    <w:pPr>
      <w:spacing w:after="200"/>
      <w:jc w:val="center"/>
    </w:pPr>
    <w:rPr>
      <w:rFonts w:ascii="Palatino Linotype" w:eastAsiaTheme="minorHAnsi" w:hAnsi="Palatino Linotype" w:cstheme="minorBidi"/>
      <w:sz w:val="18"/>
    </w:rPr>
  </w:style>
  <w:style w:type="character" w:styleId="PlaceholderText">
    <w:name w:val="Placeholder Text"/>
    <w:basedOn w:val="DefaultParagraphFont"/>
    <w:uiPriority w:val="99"/>
    <w:semiHidden/>
    <w:rsid w:val="00C15F37"/>
    <w:rPr>
      <w:color w:val="666666"/>
    </w:rPr>
  </w:style>
  <w:style w:type="paragraph" w:styleId="NormalWeb">
    <w:name w:val="Normal (Web)"/>
    <w:basedOn w:val="Normal"/>
    <w:uiPriority w:val="99"/>
    <w:semiHidden/>
    <w:unhideWhenUsed/>
    <w:rsid w:val="001A1B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970">
      <w:bodyDiv w:val="1"/>
      <w:marLeft w:val="0"/>
      <w:marRight w:val="0"/>
      <w:marTop w:val="0"/>
      <w:marBottom w:val="0"/>
      <w:divBdr>
        <w:top w:val="none" w:sz="0" w:space="0" w:color="auto"/>
        <w:left w:val="none" w:sz="0" w:space="0" w:color="auto"/>
        <w:bottom w:val="none" w:sz="0" w:space="0" w:color="auto"/>
        <w:right w:val="none" w:sz="0" w:space="0" w:color="auto"/>
      </w:divBdr>
    </w:div>
    <w:div w:id="9454570">
      <w:bodyDiv w:val="1"/>
      <w:marLeft w:val="0"/>
      <w:marRight w:val="0"/>
      <w:marTop w:val="0"/>
      <w:marBottom w:val="0"/>
      <w:divBdr>
        <w:top w:val="none" w:sz="0" w:space="0" w:color="auto"/>
        <w:left w:val="none" w:sz="0" w:space="0" w:color="auto"/>
        <w:bottom w:val="none" w:sz="0" w:space="0" w:color="auto"/>
        <w:right w:val="none" w:sz="0" w:space="0" w:color="auto"/>
      </w:divBdr>
    </w:div>
    <w:div w:id="17784175">
      <w:bodyDiv w:val="1"/>
      <w:marLeft w:val="0"/>
      <w:marRight w:val="0"/>
      <w:marTop w:val="0"/>
      <w:marBottom w:val="0"/>
      <w:divBdr>
        <w:top w:val="none" w:sz="0" w:space="0" w:color="auto"/>
        <w:left w:val="none" w:sz="0" w:space="0" w:color="auto"/>
        <w:bottom w:val="none" w:sz="0" w:space="0" w:color="auto"/>
        <w:right w:val="none" w:sz="0" w:space="0" w:color="auto"/>
      </w:divBdr>
    </w:div>
    <w:div w:id="18896538">
      <w:bodyDiv w:val="1"/>
      <w:marLeft w:val="0"/>
      <w:marRight w:val="0"/>
      <w:marTop w:val="0"/>
      <w:marBottom w:val="0"/>
      <w:divBdr>
        <w:top w:val="none" w:sz="0" w:space="0" w:color="auto"/>
        <w:left w:val="none" w:sz="0" w:space="0" w:color="auto"/>
        <w:bottom w:val="none" w:sz="0" w:space="0" w:color="auto"/>
        <w:right w:val="none" w:sz="0" w:space="0" w:color="auto"/>
      </w:divBdr>
      <w:divsChild>
        <w:div w:id="753556036">
          <w:marLeft w:val="0"/>
          <w:marRight w:val="0"/>
          <w:marTop w:val="0"/>
          <w:marBottom w:val="0"/>
          <w:divBdr>
            <w:top w:val="none" w:sz="0" w:space="0" w:color="auto"/>
            <w:left w:val="none" w:sz="0" w:space="0" w:color="auto"/>
            <w:bottom w:val="none" w:sz="0" w:space="0" w:color="auto"/>
            <w:right w:val="none" w:sz="0" w:space="0" w:color="auto"/>
          </w:divBdr>
          <w:divsChild>
            <w:div w:id="1913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169">
      <w:bodyDiv w:val="1"/>
      <w:marLeft w:val="0"/>
      <w:marRight w:val="0"/>
      <w:marTop w:val="0"/>
      <w:marBottom w:val="0"/>
      <w:divBdr>
        <w:top w:val="none" w:sz="0" w:space="0" w:color="auto"/>
        <w:left w:val="none" w:sz="0" w:space="0" w:color="auto"/>
        <w:bottom w:val="none" w:sz="0" w:space="0" w:color="auto"/>
        <w:right w:val="none" w:sz="0" w:space="0" w:color="auto"/>
      </w:divBdr>
    </w:div>
    <w:div w:id="21977245">
      <w:bodyDiv w:val="1"/>
      <w:marLeft w:val="0"/>
      <w:marRight w:val="0"/>
      <w:marTop w:val="0"/>
      <w:marBottom w:val="0"/>
      <w:divBdr>
        <w:top w:val="none" w:sz="0" w:space="0" w:color="auto"/>
        <w:left w:val="none" w:sz="0" w:space="0" w:color="auto"/>
        <w:bottom w:val="none" w:sz="0" w:space="0" w:color="auto"/>
        <w:right w:val="none" w:sz="0" w:space="0" w:color="auto"/>
      </w:divBdr>
    </w:div>
    <w:div w:id="24136547">
      <w:bodyDiv w:val="1"/>
      <w:marLeft w:val="0"/>
      <w:marRight w:val="0"/>
      <w:marTop w:val="0"/>
      <w:marBottom w:val="0"/>
      <w:divBdr>
        <w:top w:val="none" w:sz="0" w:space="0" w:color="auto"/>
        <w:left w:val="none" w:sz="0" w:space="0" w:color="auto"/>
        <w:bottom w:val="none" w:sz="0" w:space="0" w:color="auto"/>
        <w:right w:val="none" w:sz="0" w:space="0" w:color="auto"/>
      </w:divBdr>
    </w:div>
    <w:div w:id="31654669">
      <w:bodyDiv w:val="1"/>
      <w:marLeft w:val="0"/>
      <w:marRight w:val="0"/>
      <w:marTop w:val="0"/>
      <w:marBottom w:val="0"/>
      <w:divBdr>
        <w:top w:val="none" w:sz="0" w:space="0" w:color="auto"/>
        <w:left w:val="none" w:sz="0" w:space="0" w:color="auto"/>
        <w:bottom w:val="none" w:sz="0" w:space="0" w:color="auto"/>
        <w:right w:val="none" w:sz="0" w:space="0" w:color="auto"/>
      </w:divBdr>
    </w:div>
    <w:div w:id="35399202">
      <w:bodyDiv w:val="1"/>
      <w:marLeft w:val="0"/>
      <w:marRight w:val="0"/>
      <w:marTop w:val="0"/>
      <w:marBottom w:val="0"/>
      <w:divBdr>
        <w:top w:val="none" w:sz="0" w:space="0" w:color="auto"/>
        <w:left w:val="none" w:sz="0" w:space="0" w:color="auto"/>
        <w:bottom w:val="none" w:sz="0" w:space="0" w:color="auto"/>
        <w:right w:val="none" w:sz="0" w:space="0" w:color="auto"/>
      </w:divBdr>
    </w:div>
    <w:div w:id="36902140">
      <w:bodyDiv w:val="1"/>
      <w:marLeft w:val="0"/>
      <w:marRight w:val="0"/>
      <w:marTop w:val="0"/>
      <w:marBottom w:val="0"/>
      <w:divBdr>
        <w:top w:val="none" w:sz="0" w:space="0" w:color="auto"/>
        <w:left w:val="none" w:sz="0" w:space="0" w:color="auto"/>
        <w:bottom w:val="none" w:sz="0" w:space="0" w:color="auto"/>
        <w:right w:val="none" w:sz="0" w:space="0" w:color="auto"/>
      </w:divBdr>
    </w:div>
    <w:div w:id="40331734">
      <w:bodyDiv w:val="1"/>
      <w:marLeft w:val="0"/>
      <w:marRight w:val="0"/>
      <w:marTop w:val="0"/>
      <w:marBottom w:val="0"/>
      <w:divBdr>
        <w:top w:val="none" w:sz="0" w:space="0" w:color="auto"/>
        <w:left w:val="none" w:sz="0" w:space="0" w:color="auto"/>
        <w:bottom w:val="none" w:sz="0" w:space="0" w:color="auto"/>
        <w:right w:val="none" w:sz="0" w:space="0" w:color="auto"/>
      </w:divBdr>
    </w:div>
    <w:div w:id="43798047">
      <w:bodyDiv w:val="1"/>
      <w:marLeft w:val="0"/>
      <w:marRight w:val="0"/>
      <w:marTop w:val="0"/>
      <w:marBottom w:val="0"/>
      <w:divBdr>
        <w:top w:val="none" w:sz="0" w:space="0" w:color="auto"/>
        <w:left w:val="none" w:sz="0" w:space="0" w:color="auto"/>
        <w:bottom w:val="none" w:sz="0" w:space="0" w:color="auto"/>
        <w:right w:val="none" w:sz="0" w:space="0" w:color="auto"/>
      </w:divBdr>
    </w:div>
    <w:div w:id="47269736">
      <w:bodyDiv w:val="1"/>
      <w:marLeft w:val="0"/>
      <w:marRight w:val="0"/>
      <w:marTop w:val="0"/>
      <w:marBottom w:val="0"/>
      <w:divBdr>
        <w:top w:val="none" w:sz="0" w:space="0" w:color="auto"/>
        <w:left w:val="none" w:sz="0" w:space="0" w:color="auto"/>
        <w:bottom w:val="none" w:sz="0" w:space="0" w:color="auto"/>
        <w:right w:val="none" w:sz="0" w:space="0" w:color="auto"/>
      </w:divBdr>
    </w:div>
    <w:div w:id="47462910">
      <w:bodyDiv w:val="1"/>
      <w:marLeft w:val="0"/>
      <w:marRight w:val="0"/>
      <w:marTop w:val="0"/>
      <w:marBottom w:val="0"/>
      <w:divBdr>
        <w:top w:val="none" w:sz="0" w:space="0" w:color="auto"/>
        <w:left w:val="none" w:sz="0" w:space="0" w:color="auto"/>
        <w:bottom w:val="none" w:sz="0" w:space="0" w:color="auto"/>
        <w:right w:val="none" w:sz="0" w:space="0" w:color="auto"/>
      </w:divBdr>
    </w:div>
    <w:div w:id="55862638">
      <w:bodyDiv w:val="1"/>
      <w:marLeft w:val="0"/>
      <w:marRight w:val="0"/>
      <w:marTop w:val="0"/>
      <w:marBottom w:val="0"/>
      <w:divBdr>
        <w:top w:val="none" w:sz="0" w:space="0" w:color="auto"/>
        <w:left w:val="none" w:sz="0" w:space="0" w:color="auto"/>
        <w:bottom w:val="none" w:sz="0" w:space="0" w:color="auto"/>
        <w:right w:val="none" w:sz="0" w:space="0" w:color="auto"/>
      </w:divBdr>
    </w:div>
    <w:div w:id="63139141">
      <w:bodyDiv w:val="1"/>
      <w:marLeft w:val="0"/>
      <w:marRight w:val="0"/>
      <w:marTop w:val="0"/>
      <w:marBottom w:val="0"/>
      <w:divBdr>
        <w:top w:val="none" w:sz="0" w:space="0" w:color="auto"/>
        <w:left w:val="none" w:sz="0" w:space="0" w:color="auto"/>
        <w:bottom w:val="none" w:sz="0" w:space="0" w:color="auto"/>
        <w:right w:val="none" w:sz="0" w:space="0" w:color="auto"/>
      </w:divBdr>
    </w:div>
    <w:div w:id="85467181">
      <w:bodyDiv w:val="1"/>
      <w:marLeft w:val="0"/>
      <w:marRight w:val="0"/>
      <w:marTop w:val="0"/>
      <w:marBottom w:val="0"/>
      <w:divBdr>
        <w:top w:val="none" w:sz="0" w:space="0" w:color="auto"/>
        <w:left w:val="none" w:sz="0" w:space="0" w:color="auto"/>
        <w:bottom w:val="none" w:sz="0" w:space="0" w:color="auto"/>
        <w:right w:val="none" w:sz="0" w:space="0" w:color="auto"/>
      </w:divBdr>
    </w:div>
    <w:div w:id="86537022">
      <w:bodyDiv w:val="1"/>
      <w:marLeft w:val="0"/>
      <w:marRight w:val="0"/>
      <w:marTop w:val="0"/>
      <w:marBottom w:val="0"/>
      <w:divBdr>
        <w:top w:val="none" w:sz="0" w:space="0" w:color="auto"/>
        <w:left w:val="none" w:sz="0" w:space="0" w:color="auto"/>
        <w:bottom w:val="none" w:sz="0" w:space="0" w:color="auto"/>
        <w:right w:val="none" w:sz="0" w:space="0" w:color="auto"/>
      </w:divBdr>
    </w:div>
    <w:div w:id="97213458">
      <w:bodyDiv w:val="1"/>
      <w:marLeft w:val="0"/>
      <w:marRight w:val="0"/>
      <w:marTop w:val="0"/>
      <w:marBottom w:val="0"/>
      <w:divBdr>
        <w:top w:val="none" w:sz="0" w:space="0" w:color="auto"/>
        <w:left w:val="none" w:sz="0" w:space="0" w:color="auto"/>
        <w:bottom w:val="none" w:sz="0" w:space="0" w:color="auto"/>
        <w:right w:val="none" w:sz="0" w:space="0" w:color="auto"/>
      </w:divBdr>
    </w:div>
    <w:div w:id="100296415">
      <w:bodyDiv w:val="1"/>
      <w:marLeft w:val="0"/>
      <w:marRight w:val="0"/>
      <w:marTop w:val="0"/>
      <w:marBottom w:val="0"/>
      <w:divBdr>
        <w:top w:val="none" w:sz="0" w:space="0" w:color="auto"/>
        <w:left w:val="none" w:sz="0" w:space="0" w:color="auto"/>
        <w:bottom w:val="none" w:sz="0" w:space="0" w:color="auto"/>
        <w:right w:val="none" w:sz="0" w:space="0" w:color="auto"/>
      </w:divBdr>
    </w:div>
    <w:div w:id="102307934">
      <w:bodyDiv w:val="1"/>
      <w:marLeft w:val="0"/>
      <w:marRight w:val="0"/>
      <w:marTop w:val="0"/>
      <w:marBottom w:val="0"/>
      <w:divBdr>
        <w:top w:val="none" w:sz="0" w:space="0" w:color="auto"/>
        <w:left w:val="none" w:sz="0" w:space="0" w:color="auto"/>
        <w:bottom w:val="none" w:sz="0" w:space="0" w:color="auto"/>
        <w:right w:val="none" w:sz="0" w:space="0" w:color="auto"/>
      </w:divBdr>
    </w:div>
    <w:div w:id="103355439">
      <w:bodyDiv w:val="1"/>
      <w:marLeft w:val="0"/>
      <w:marRight w:val="0"/>
      <w:marTop w:val="0"/>
      <w:marBottom w:val="0"/>
      <w:divBdr>
        <w:top w:val="none" w:sz="0" w:space="0" w:color="auto"/>
        <w:left w:val="none" w:sz="0" w:space="0" w:color="auto"/>
        <w:bottom w:val="none" w:sz="0" w:space="0" w:color="auto"/>
        <w:right w:val="none" w:sz="0" w:space="0" w:color="auto"/>
      </w:divBdr>
    </w:div>
    <w:div w:id="104664252">
      <w:bodyDiv w:val="1"/>
      <w:marLeft w:val="0"/>
      <w:marRight w:val="0"/>
      <w:marTop w:val="0"/>
      <w:marBottom w:val="0"/>
      <w:divBdr>
        <w:top w:val="none" w:sz="0" w:space="0" w:color="auto"/>
        <w:left w:val="none" w:sz="0" w:space="0" w:color="auto"/>
        <w:bottom w:val="none" w:sz="0" w:space="0" w:color="auto"/>
        <w:right w:val="none" w:sz="0" w:space="0" w:color="auto"/>
      </w:divBdr>
    </w:div>
    <w:div w:id="106706292">
      <w:bodyDiv w:val="1"/>
      <w:marLeft w:val="0"/>
      <w:marRight w:val="0"/>
      <w:marTop w:val="0"/>
      <w:marBottom w:val="0"/>
      <w:divBdr>
        <w:top w:val="none" w:sz="0" w:space="0" w:color="auto"/>
        <w:left w:val="none" w:sz="0" w:space="0" w:color="auto"/>
        <w:bottom w:val="none" w:sz="0" w:space="0" w:color="auto"/>
        <w:right w:val="none" w:sz="0" w:space="0" w:color="auto"/>
      </w:divBdr>
    </w:div>
    <w:div w:id="108204448">
      <w:bodyDiv w:val="1"/>
      <w:marLeft w:val="0"/>
      <w:marRight w:val="0"/>
      <w:marTop w:val="0"/>
      <w:marBottom w:val="0"/>
      <w:divBdr>
        <w:top w:val="none" w:sz="0" w:space="0" w:color="auto"/>
        <w:left w:val="none" w:sz="0" w:space="0" w:color="auto"/>
        <w:bottom w:val="none" w:sz="0" w:space="0" w:color="auto"/>
        <w:right w:val="none" w:sz="0" w:space="0" w:color="auto"/>
      </w:divBdr>
    </w:div>
    <w:div w:id="117263268">
      <w:bodyDiv w:val="1"/>
      <w:marLeft w:val="0"/>
      <w:marRight w:val="0"/>
      <w:marTop w:val="0"/>
      <w:marBottom w:val="0"/>
      <w:divBdr>
        <w:top w:val="none" w:sz="0" w:space="0" w:color="auto"/>
        <w:left w:val="none" w:sz="0" w:space="0" w:color="auto"/>
        <w:bottom w:val="none" w:sz="0" w:space="0" w:color="auto"/>
        <w:right w:val="none" w:sz="0" w:space="0" w:color="auto"/>
      </w:divBdr>
    </w:div>
    <w:div w:id="118841403">
      <w:bodyDiv w:val="1"/>
      <w:marLeft w:val="0"/>
      <w:marRight w:val="0"/>
      <w:marTop w:val="0"/>
      <w:marBottom w:val="0"/>
      <w:divBdr>
        <w:top w:val="none" w:sz="0" w:space="0" w:color="auto"/>
        <w:left w:val="none" w:sz="0" w:space="0" w:color="auto"/>
        <w:bottom w:val="none" w:sz="0" w:space="0" w:color="auto"/>
        <w:right w:val="none" w:sz="0" w:space="0" w:color="auto"/>
      </w:divBdr>
    </w:div>
    <w:div w:id="129565029">
      <w:bodyDiv w:val="1"/>
      <w:marLeft w:val="0"/>
      <w:marRight w:val="0"/>
      <w:marTop w:val="0"/>
      <w:marBottom w:val="0"/>
      <w:divBdr>
        <w:top w:val="none" w:sz="0" w:space="0" w:color="auto"/>
        <w:left w:val="none" w:sz="0" w:space="0" w:color="auto"/>
        <w:bottom w:val="none" w:sz="0" w:space="0" w:color="auto"/>
        <w:right w:val="none" w:sz="0" w:space="0" w:color="auto"/>
      </w:divBdr>
    </w:div>
    <w:div w:id="137184422">
      <w:bodyDiv w:val="1"/>
      <w:marLeft w:val="0"/>
      <w:marRight w:val="0"/>
      <w:marTop w:val="0"/>
      <w:marBottom w:val="0"/>
      <w:divBdr>
        <w:top w:val="none" w:sz="0" w:space="0" w:color="auto"/>
        <w:left w:val="none" w:sz="0" w:space="0" w:color="auto"/>
        <w:bottom w:val="none" w:sz="0" w:space="0" w:color="auto"/>
        <w:right w:val="none" w:sz="0" w:space="0" w:color="auto"/>
      </w:divBdr>
    </w:div>
    <w:div w:id="137574011">
      <w:bodyDiv w:val="1"/>
      <w:marLeft w:val="0"/>
      <w:marRight w:val="0"/>
      <w:marTop w:val="0"/>
      <w:marBottom w:val="0"/>
      <w:divBdr>
        <w:top w:val="none" w:sz="0" w:space="0" w:color="auto"/>
        <w:left w:val="none" w:sz="0" w:space="0" w:color="auto"/>
        <w:bottom w:val="none" w:sz="0" w:space="0" w:color="auto"/>
        <w:right w:val="none" w:sz="0" w:space="0" w:color="auto"/>
      </w:divBdr>
    </w:div>
    <w:div w:id="138964405">
      <w:bodyDiv w:val="1"/>
      <w:marLeft w:val="0"/>
      <w:marRight w:val="0"/>
      <w:marTop w:val="0"/>
      <w:marBottom w:val="0"/>
      <w:divBdr>
        <w:top w:val="none" w:sz="0" w:space="0" w:color="auto"/>
        <w:left w:val="none" w:sz="0" w:space="0" w:color="auto"/>
        <w:bottom w:val="none" w:sz="0" w:space="0" w:color="auto"/>
        <w:right w:val="none" w:sz="0" w:space="0" w:color="auto"/>
      </w:divBdr>
    </w:div>
    <w:div w:id="142897117">
      <w:bodyDiv w:val="1"/>
      <w:marLeft w:val="0"/>
      <w:marRight w:val="0"/>
      <w:marTop w:val="0"/>
      <w:marBottom w:val="0"/>
      <w:divBdr>
        <w:top w:val="none" w:sz="0" w:space="0" w:color="auto"/>
        <w:left w:val="none" w:sz="0" w:space="0" w:color="auto"/>
        <w:bottom w:val="none" w:sz="0" w:space="0" w:color="auto"/>
        <w:right w:val="none" w:sz="0" w:space="0" w:color="auto"/>
      </w:divBdr>
    </w:div>
    <w:div w:id="144470210">
      <w:bodyDiv w:val="1"/>
      <w:marLeft w:val="0"/>
      <w:marRight w:val="0"/>
      <w:marTop w:val="0"/>
      <w:marBottom w:val="0"/>
      <w:divBdr>
        <w:top w:val="none" w:sz="0" w:space="0" w:color="auto"/>
        <w:left w:val="none" w:sz="0" w:space="0" w:color="auto"/>
        <w:bottom w:val="none" w:sz="0" w:space="0" w:color="auto"/>
        <w:right w:val="none" w:sz="0" w:space="0" w:color="auto"/>
      </w:divBdr>
    </w:div>
    <w:div w:id="155348191">
      <w:bodyDiv w:val="1"/>
      <w:marLeft w:val="0"/>
      <w:marRight w:val="0"/>
      <w:marTop w:val="0"/>
      <w:marBottom w:val="0"/>
      <w:divBdr>
        <w:top w:val="none" w:sz="0" w:space="0" w:color="auto"/>
        <w:left w:val="none" w:sz="0" w:space="0" w:color="auto"/>
        <w:bottom w:val="none" w:sz="0" w:space="0" w:color="auto"/>
        <w:right w:val="none" w:sz="0" w:space="0" w:color="auto"/>
      </w:divBdr>
    </w:div>
    <w:div w:id="155728253">
      <w:bodyDiv w:val="1"/>
      <w:marLeft w:val="0"/>
      <w:marRight w:val="0"/>
      <w:marTop w:val="0"/>
      <w:marBottom w:val="0"/>
      <w:divBdr>
        <w:top w:val="none" w:sz="0" w:space="0" w:color="auto"/>
        <w:left w:val="none" w:sz="0" w:space="0" w:color="auto"/>
        <w:bottom w:val="none" w:sz="0" w:space="0" w:color="auto"/>
        <w:right w:val="none" w:sz="0" w:space="0" w:color="auto"/>
      </w:divBdr>
    </w:div>
    <w:div w:id="164444988">
      <w:bodyDiv w:val="1"/>
      <w:marLeft w:val="0"/>
      <w:marRight w:val="0"/>
      <w:marTop w:val="0"/>
      <w:marBottom w:val="0"/>
      <w:divBdr>
        <w:top w:val="none" w:sz="0" w:space="0" w:color="auto"/>
        <w:left w:val="none" w:sz="0" w:space="0" w:color="auto"/>
        <w:bottom w:val="none" w:sz="0" w:space="0" w:color="auto"/>
        <w:right w:val="none" w:sz="0" w:space="0" w:color="auto"/>
      </w:divBdr>
    </w:div>
    <w:div w:id="165483633">
      <w:bodyDiv w:val="1"/>
      <w:marLeft w:val="0"/>
      <w:marRight w:val="0"/>
      <w:marTop w:val="0"/>
      <w:marBottom w:val="0"/>
      <w:divBdr>
        <w:top w:val="none" w:sz="0" w:space="0" w:color="auto"/>
        <w:left w:val="none" w:sz="0" w:space="0" w:color="auto"/>
        <w:bottom w:val="none" w:sz="0" w:space="0" w:color="auto"/>
        <w:right w:val="none" w:sz="0" w:space="0" w:color="auto"/>
      </w:divBdr>
    </w:div>
    <w:div w:id="168646137">
      <w:bodyDiv w:val="1"/>
      <w:marLeft w:val="0"/>
      <w:marRight w:val="0"/>
      <w:marTop w:val="0"/>
      <w:marBottom w:val="0"/>
      <w:divBdr>
        <w:top w:val="none" w:sz="0" w:space="0" w:color="auto"/>
        <w:left w:val="none" w:sz="0" w:space="0" w:color="auto"/>
        <w:bottom w:val="none" w:sz="0" w:space="0" w:color="auto"/>
        <w:right w:val="none" w:sz="0" w:space="0" w:color="auto"/>
      </w:divBdr>
    </w:div>
    <w:div w:id="169564095">
      <w:bodyDiv w:val="1"/>
      <w:marLeft w:val="0"/>
      <w:marRight w:val="0"/>
      <w:marTop w:val="0"/>
      <w:marBottom w:val="0"/>
      <w:divBdr>
        <w:top w:val="none" w:sz="0" w:space="0" w:color="auto"/>
        <w:left w:val="none" w:sz="0" w:space="0" w:color="auto"/>
        <w:bottom w:val="none" w:sz="0" w:space="0" w:color="auto"/>
        <w:right w:val="none" w:sz="0" w:space="0" w:color="auto"/>
      </w:divBdr>
    </w:div>
    <w:div w:id="170294797">
      <w:bodyDiv w:val="1"/>
      <w:marLeft w:val="0"/>
      <w:marRight w:val="0"/>
      <w:marTop w:val="0"/>
      <w:marBottom w:val="0"/>
      <w:divBdr>
        <w:top w:val="none" w:sz="0" w:space="0" w:color="auto"/>
        <w:left w:val="none" w:sz="0" w:space="0" w:color="auto"/>
        <w:bottom w:val="none" w:sz="0" w:space="0" w:color="auto"/>
        <w:right w:val="none" w:sz="0" w:space="0" w:color="auto"/>
      </w:divBdr>
    </w:div>
    <w:div w:id="171992882">
      <w:bodyDiv w:val="1"/>
      <w:marLeft w:val="0"/>
      <w:marRight w:val="0"/>
      <w:marTop w:val="0"/>
      <w:marBottom w:val="0"/>
      <w:divBdr>
        <w:top w:val="none" w:sz="0" w:space="0" w:color="auto"/>
        <w:left w:val="none" w:sz="0" w:space="0" w:color="auto"/>
        <w:bottom w:val="none" w:sz="0" w:space="0" w:color="auto"/>
        <w:right w:val="none" w:sz="0" w:space="0" w:color="auto"/>
      </w:divBdr>
    </w:div>
    <w:div w:id="193078750">
      <w:bodyDiv w:val="1"/>
      <w:marLeft w:val="0"/>
      <w:marRight w:val="0"/>
      <w:marTop w:val="0"/>
      <w:marBottom w:val="0"/>
      <w:divBdr>
        <w:top w:val="none" w:sz="0" w:space="0" w:color="auto"/>
        <w:left w:val="none" w:sz="0" w:space="0" w:color="auto"/>
        <w:bottom w:val="none" w:sz="0" w:space="0" w:color="auto"/>
        <w:right w:val="none" w:sz="0" w:space="0" w:color="auto"/>
      </w:divBdr>
    </w:div>
    <w:div w:id="198665486">
      <w:bodyDiv w:val="1"/>
      <w:marLeft w:val="0"/>
      <w:marRight w:val="0"/>
      <w:marTop w:val="0"/>
      <w:marBottom w:val="0"/>
      <w:divBdr>
        <w:top w:val="none" w:sz="0" w:space="0" w:color="auto"/>
        <w:left w:val="none" w:sz="0" w:space="0" w:color="auto"/>
        <w:bottom w:val="none" w:sz="0" w:space="0" w:color="auto"/>
        <w:right w:val="none" w:sz="0" w:space="0" w:color="auto"/>
      </w:divBdr>
    </w:div>
    <w:div w:id="201598778">
      <w:bodyDiv w:val="1"/>
      <w:marLeft w:val="0"/>
      <w:marRight w:val="0"/>
      <w:marTop w:val="0"/>
      <w:marBottom w:val="0"/>
      <w:divBdr>
        <w:top w:val="none" w:sz="0" w:space="0" w:color="auto"/>
        <w:left w:val="none" w:sz="0" w:space="0" w:color="auto"/>
        <w:bottom w:val="none" w:sz="0" w:space="0" w:color="auto"/>
        <w:right w:val="none" w:sz="0" w:space="0" w:color="auto"/>
      </w:divBdr>
    </w:div>
    <w:div w:id="208610868">
      <w:bodyDiv w:val="1"/>
      <w:marLeft w:val="0"/>
      <w:marRight w:val="0"/>
      <w:marTop w:val="0"/>
      <w:marBottom w:val="0"/>
      <w:divBdr>
        <w:top w:val="none" w:sz="0" w:space="0" w:color="auto"/>
        <w:left w:val="none" w:sz="0" w:space="0" w:color="auto"/>
        <w:bottom w:val="none" w:sz="0" w:space="0" w:color="auto"/>
        <w:right w:val="none" w:sz="0" w:space="0" w:color="auto"/>
      </w:divBdr>
    </w:div>
    <w:div w:id="214590468">
      <w:bodyDiv w:val="1"/>
      <w:marLeft w:val="0"/>
      <w:marRight w:val="0"/>
      <w:marTop w:val="0"/>
      <w:marBottom w:val="0"/>
      <w:divBdr>
        <w:top w:val="none" w:sz="0" w:space="0" w:color="auto"/>
        <w:left w:val="none" w:sz="0" w:space="0" w:color="auto"/>
        <w:bottom w:val="none" w:sz="0" w:space="0" w:color="auto"/>
        <w:right w:val="none" w:sz="0" w:space="0" w:color="auto"/>
      </w:divBdr>
    </w:div>
    <w:div w:id="215555682">
      <w:bodyDiv w:val="1"/>
      <w:marLeft w:val="0"/>
      <w:marRight w:val="0"/>
      <w:marTop w:val="0"/>
      <w:marBottom w:val="0"/>
      <w:divBdr>
        <w:top w:val="none" w:sz="0" w:space="0" w:color="auto"/>
        <w:left w:val="none" w:sz="0" w:space="0" w:color="auto"/>
        <w:bottom w:val="none" w:sz="0" w:space="0" w:color="auto"/>
        <w:right w:val="none" w:sz="0" w:space="0" w:color="auto"/>
      </w:divBdr>
    </w:div>
    <w:div w:id="226034984">
      <w:bodyDiv w:val="1"/>
      <w:marLeft w:val="0"/>
      <w:marRight w:val="0"/>
      <w:marTop w:val="0"/>
      <w:marBottom w:val="0"/>
      <w:divBdr>
        <w:top w:val="none" w:sz="0" w:space="0" w:color="auto"/>
        <w:left w:val="none" w:sz="0" w:space="0" w:color="auto"/>
        <w:bottom w:val="none" w:sz="0" w:space="0" w:color="auto"/>
        <w:right w:val="none" w:sz="0" w:space="0" w:color="auto"/>
      </w:divBdr>
    </w:div>
    <w:div w:id="226115133">
      <w:bodyDiv w:val="1"/>
      <w:marLeft w:val="0"/>
      <w:marRight w:val="0"/>
      <w:marTop w:val="0"/>
      <w:marBottom w:val="0"/>
      <w:divBdr>
        <w:top w:val="none" w:sz="0" w:space="0" w:color="auto"/>
        <w:left w:val="none" w:sz="0" w:space="0" w:color="auto"/>
        <w:bottom w:val="none" w:sz="0" w:space="0" w:color="auto"/>
        <w:right w:val="none" w:sz="0" w:space="0" w:color="auto"/>
      </w:divBdr>
    </w:div>
    <w:div w:id="237636770">
      <w:bodyDiv w:val="1"/>
      <w:marLeft w:val="0"/>
      <w:marRight w:val="0"/>
      <w:marTop w:val="0"/>
      <w:marBottom w:val="0"/>
      <w:divBdr>
        <w:top w:val="none" w:sz="0" w:space="0" w:color="auto"/>
        <w:left w:val="none" w:sz="0" w:space="0" w:color="auto"/>
        <w:bottom w:val="none" w:sz="0" w:space="0" w:color="auto"/>
        <w:right w:val="none" w:sz="0" w:space="0" w:color="auto"/>
      </w:divBdr>
    </w:div>
    <w:div w:id="241721336">
      <w:bodyDiv w:val="1"/>
      <w:marLeft w:val="0"/>
      <w:marRight w:val="0"/>
      <w:marTop w:val="0"/>
      <w:marBottom w:val="0"/>
      <w:divBdr>
        <w:top w:val="none" w:sz="0" w:space="0" w:color="auto"/>
        <w:left w:val="none" w:sz="0" w:space="0" w:color="auto"/>
        <w:bottom w:val="none" w:sz="0" w:space="0" w:color="auto"/>
        <w:right w:val="none" w:sz="0" w:space="0" w:color="auto"/>
      </w:divBdr>
    </w:div>
    <w:div w:id="245965567">
      <w:bodyDiv w:val="1"/>
      <w:marLeft w:val="0"/>
      <w:marRight w:val="0"/>
      <w:marTop w:val="0"/>
      <w:marBottom w:val="0"/>
      <w:divBdr>
        <w:top w:val="none" w:sz="0" w:space="0" w:color="auto"/>
        <w:left w:val="none" w:sz="0" w:space="0" w:color="auto"/>
        <w:bottom w:val="none" w:sz="0" w:space="0" w:color="auto"/>
        <w:right w:val="none" w:sz="0" w:space="0" w:color="auto"/>
      </w:divBdr>
    </w:div>
    <w:div w:id="252203230">
      <w:bodyDiv w:val="1"/>
      <w:marLeft w:val="0"/>
      <w:marRight w:val="0"/>
      <w:marTop w:val="0"/>
      <w:marBottom w:val="0"/>
      <w:divBdr>
        <w:top w:val="none" w:sz="0" w:space="0" w:color="auto"/>
        <w:left w:val="none" w:sz="0" w:space="0" w:color="auto"/>
        <w:bottom w:val="none" w:sz="0" w:space="0" w:color="auto"/>
        <w:right w:val="none" w:sz="0" w:space="0" w:color="auto"/>
      </w:divBdr>
    </w:div>
    <w:div w:id="254364673">
      <w:bodyDiv w:val="1"/>
      <w:marLeft w:val="0"/>
      <w:marRight w:val="0"/>
      <w:marTop w:val="0"/>
      <w:marBottom w:val="0"/>
      <w:divBdr>
        <w:top w:val="none" w:sz="0" w:space="0" w:color="auto"/>
        <w:left w:val="none" w:sz="0" w:space="0" w:color="auto"/>
        <w:bottom w:val="none" w:sz="0" w:space="0" w:color="auto"/>
        <w:right w:val="none" w:sz="0" w:space="0" w:color="auto"/>
      </w:divBdr>
    </w:div>
    <w:div w:id="267810415">
      <w:bodyDiv w:val="1"/>
      <w:marLeft w:val="0"/>
      <w:marRight w:val="0"/>
      <w:marTop w:val="0"/>
      <w:marBottom w:val="0"/>
      <w:divBdr>
        <w:top w:val="none" w:sz="0" w:space="0" w:color="auto"/>
        <w:left w:val="none" w:sz="0" w:space="0" w:color="auto"/>
        <w:bottom w:val="none" w:sz="0" w:space="0" w:color="auto"/>
        <w:right w:val="none" w:sz="0" w:space="0" w:color="auto"/>
      </w:divBdr>
    </w:div>
    <w:div w:id="271203369">
      <w:bodyDiv w:val="1"/>
      <w:marLeft w:val="0"/>
      <w:marRight w:val="0"/>
      <w:marTop w:val="0"/>
      <w:marBottom w:val="0"/>
      <w:divBdr>
        <w:top w:val="none" w:sz="0" w:space="0" w:color="auto"/>
        <w:left w:val="none" w:sz="0" w:space="0" w:color="auto"/>
        <w:bottom w:val="none" w:sz="0" w:space="0" w:color="auto"/>
        <w:right w:val="none" w:sz="0" w:space="0" w:color="auto"/>
      </w:divBdr>
    </w:div>
    <w:div w:id="276758903">
      <w:bodyDiv w:val="1"/>
      <w:marLeft w:val="0"/>
      <w:marRight w:val="0"/>
      <w:marTop w:val="0"/>
      <w:marBottom w:val="0"/>
      <w:divBdr>
        <w:top w:val="none" w:sz="0" w:space="0" w:color="auto"/>
        <w:left w:val="none" w:sz="0" w:space="0" w:color="auto"/>
        <w:bottom w:val="none" w:sz="0" w:space="0" w:color="auto"/>
        <w:right w:val="none" w:sz="0" w:space="0" w:color="auto"/>
      </w:divBdr>
    </w:div>
    <w:div w:id="299774207">
      <w:bodyDiv w:val="1"/>
      <w:marLeft w:val="0"/>
      <w:marRight w:val="0"/>
      <w:marTop w:val="0"/>
      <w:marBottom w:val="0"/>
      <w:divBdr>
        <w:top w:val="none" w:sz="0" w:space="0" w:color="auto"/>
        <w:left w:val="none" w:sz="0" w:space="0" w:color="auto"/>
        <w:bottom w:val="none" w:sz="0" w:space="0" w:color="auto"/>
        <w:right w:val="none" w:sz="0" w:space="0" w:color="auto"/>
      </w:divBdr>
    </w:div>
    <w:div w:id="309946745">
      <w:bodyDiv w:val="1"/>
      <w:marLeft w:val="0"/>
      <w:marRight w:val="0"/>
      <w:marTop w:val="0"/>
      <w:marBottom w:val="0"/>
      <w:divBdr>
        <w:top w:val="none" w:sz="0" w:space="0" w:color="auto"/>
        <w:left w:val="none" w:sz="0" w:space="0" w:color="auto"/>
        <w:bottom w:val="none" w:sz="0" w:space="0" w:color="auto"/>
        <w:right w:val="none" w:sz="0" w:space="0" w:color="auto"/>
      </w:divBdr>
    </w:div>
    <w:div w:id="321739972">
      <w:bodyDiv w:val="1"/>
      <w:marLeft w:val="0"/>
      <w:marRight w:val="0"/>
      <w:marTop w:val="0"/>
      <w:marBottom w:val="0"/>
      <w:divBdr>
        <w:top w:val="none" w:sz="0" w:space="0" w:color="auto"/>
        <w:left w:val="none" w:sz="0" w:space="0" w:color="auto"/>
        <w:bottom w:val="none" w:sz="0" w:space="0" w:color="auto"/>
        <w:right w:val="none" w:sz="0" w:space="0" w:color="auto"/>
      </w:divBdr>
    </w:div>
    <w:div w:id="322897871">
      <w:bodyDiv w:val="1"/>
      <w:marLeft w:val="0"/>
      <w:marRight w:val="0"/>
      <w:marTop w:val="0"/>
      <w:marBottom w:val="0"/>
      <w:divBdr>
        <w:top w:val="none" w:sz="0" w:space="0" w:color="auto"/>
        <w:left w:val="none" w:sz="0" w:space="0" w:color="auto"/>
        <w:bottom w:val="none" w:sz="0" w:space="0" w:color="auto"/>
        <w:right w:val="none" w:sz="0" w:space="0" w:color="auto"/>
      </w:divBdr>
    </w:div>
    <w:div w:id="323438832">
      <w:bodyDiv w:val="1"/>
      <w:marLeft w:val="0"/>
      <w:marRight w:val="0"/>
      <w:marTop w:val="0"/>
      <w:marBottom w:val="0"/>
      <w:divBdr>
        <w:top w:val="none" w:sz="0" w:space="0" w:color="auto"/>
        <w:left w:val="none" w:sz="0" w:space="0" w:color="auto"/>
        <w:bottom w:val="none" w:sz="0" w:space="0" w:color="auto"/>
        <w:right w:val="none" w:sz="0" w:space="0" w:color="auto"/>
      </w:divBdr>
    </w:div>
    <w:div w:id="327948995">
      <w:bodyDiv w:val="1"/>
      <w:marLeft w:val="0"/>
      <w:marRight w:val="0"/>
      <w:marTop w:val="0"/>
      <w:marBottom w:val="0"/>
      <w:divBdr>
        <w:top w:val="none" w:sz="0" w:space="0" w:color="auto"/>
        <w:left w:val="none" w:sz="0" w:space="0" w:color="auto"/>
        <w:bottom w:val="none" w:sz="0" w:space="0" w:color="auto"/>
        <w:right w:val="none" w:sz="0" w:space="0" w:color="auto"/>
      </w:divBdr>
    </w:div>
    <w:div w:id="328555539">
      <w:bodyDiv w:val="1"/>
      <w:marLeft w:val="0"/>
      <w:marRight w:val="0"/>
      <w:marTop w:val="0"/>
      <w:marBottom w:val="0"/>
      <w:divBdr>
        <w:top w:val="none" w:sz="0" w:space="0" w:color="auto"/>
        <w:left w:val="none" w:sz="0" w:space="0" w:color="auto"/>
        <w:bottom w:val="none" w:sz="0" w:space="0" w:color="auto"/>
        <w:right w:val="none" w:sz="0" w:space="0" w:color="auto"/>
      </w:divBdr>
    </w:div>
    <w:div w:id="339115876">
      <w:bodyDiv w:val="1"/>
      <w:marLeft w:val="0"/>
      <w:marRight w:val="0"/>
      <w:marTop w:val="0"/>
      <w:marBottom w:val="0"/>
      <w:divBdr>
        <w:top w:val="none" w:sz="0" w:space="0" w:color="auto"/>
        <w:left w:val="none" w:sz="0" w:space="0" w:color="auto"/>
        <w:bottom w:val="none" w:sz="0" w:space="0" w:color="auto"/>
        <w:right w:val="none" w:sz="0" w:space="0" w:color="auto"/>
      </w:divBdr>
    </w:div>
    <w:div w:id="348720327">
      <w:bodyDiv w:val="1"/>
      <w:marLeft w:val="0"/>
      <w:marRight w:val="0"/>
      <w:marTop w:val="0"/>
      <w:marBottom w:val="0"/>
      <w:divBdr>
        <w:top w:val="none" w:sz="0" w:space="0" w:color="auto"/>
        <w:left w:val="none" w:sz="0" w:space="0" w:color="auto"/>
        <w:bottom w:val="none" w:sz="0" w:space="0" w:color="auto"/>
        <w:right w:val="none" w:sz="0" w:space="0" w:color="auto"/>
      </w:divBdr>
    </w:div>
    <w:div w:id="355234585">
      <w:bodyDiv w:val="1"/>
      <w:marLeft w:val="0"/>
      <w:marRight w:val="0"/>
      <w:marTop w:val="0"/>
      <w:marBottom w:val="0"/>
      <w:divBdr>
        <w:top w:val="none" w:sz="0" w:space="0" w:color="auto"/>
        <w:left w:val="none" w:sz="0" w:space="0" w:color="auto"/>
        <w:bottom w:val="none" w:sz="0" w:space="0" w:color="auto"/>
        <w:right w:val="none" w:sz="0" w:space="0" w:color="auto"/>
      </w:divBdr>
    </w:div>
    <w:div w:id="356154695">
      <w:bodyDiv w:val="1"/>
      <w:marLeft w:val="0"/>
      <w:marRight w:val="0"/>
      <w:marTop w:val="0"/>
      <w:marBottom w:val="0"/>
      <w:divBdr>
        <w:top w:val="none" w:sz="0" w:space="0" w:color="auto"/>
        <w:left w:val="none" w:sz="0" w:space="0" w:color="auto"/>
        <w:bottom w:val="none" w:sz="0" w:space="0" w:color="auto"/>
        <w:right w:val="none" w:sz="0" w:space="0" w:color="auto"/>
      </w:divBdr>
    </w:div>
    <w:div w:id="390226745">
      <w:bodyDiv w:val="1"/>
      <w:marLeft w:val="0"/>
      <w:marRight w:val="0"/>
      <w:marTop w:val="0"/>
      <w:marBottom w:val="0"/>
      <w:divBdr>
        <w:top w:val="none" w:sz="0" w:space="0" w:color="auto"/>
        <w:left w:val="none" w:sz="0" w:space="0" w:color="auto"/>
        <w:bottom w:val="none" w:sz="0" w:space="0" w:color="auto"/>
        <w:right w:val="none" w:sz="0" w:space="0" w:color="auto"/>
      </w:divBdr>
    </w:div>
    <w:div w:id="395400974">
      <w:bodyDiv w:val="1"/>
      <w:marLeft w:val="0"/>
      <w:marRight w:val="0"/>
      <w:marTop w:val="0"/>
      <w:marBottom w:val="0"/>
      <w:divBdr>
        <w:top w:val="none" w:sz="0" w:space="0" w:color="auto"/>
        <w:left w:val="none" w:sz="0" w:space="0" w:color="auto"/>
        <w:bottom w:val="none" w:sz="0" w:space="0" w:color="auto"/>
        <w:right w:val="none" w:sz="0" w:space="0" w:color="auto"/>
      </w:divBdr>
    </w:div>
    <w:div w:id="402071001">
      <w:bodyDiv w:val="1"/>
      <w:marLeft w:val="0"/>
      <w:marRight w:val="0"/>
      <w:marTop w:val="0"/>
      <w:marBottom w:val="0"/>
      <w:divBdr>
        <w:top w:val="none" w:sz="0" w:space="0" w:color="auto"/>
        <w:left w:val="none" w:sz="0" w:space="0" w:color="auto"/>
        <w:bottom w:val="none" w:sz="0" w:space="0" w:color="auto"/>
        <w:right w:val="none" w:sz="0" w:space="0" w:color="auto"/>
      </w:divBdr>
    </w:div>
    <w:div w:id="417407993">
      <w:bodyDiv w:val="1"/>
      <w:marLeft w:val="0"/>
      <w:marRight w:val="0"/>
      <w:marTop w:val="0"/>
      <w:marBottom w:val="0"/>
      <w:divBdr>
        <w:top w:val="none" w:sz="0" w:space="0" w:color="auto"/>
        <w:left w:val="none" w:sz="0" w:space="0" w:color="auto"/>
        <w:bottom w:val="none" w:sz="0" w:space="0" w:color="auto"/>
        <w:right w:val="none" w:sz="0" w:space="0" w:color="auto"/>
      </w:divBdr>
    </w:div>
    <w:div w:id="417598572">
      <w:bodyDiv w:val="1"/>
      <w:marLeft w:val="0"/>
      <w:marRight w:val="0"/>
      <w:marTop w:val="0"/>
      <w:marBottom w:val="0"/>
      <w:divBdr>
        <w:top w:val="none" w:sz="0" w:space="0" w:color="auto"/>
        <w:left w:val="none" w:sz="0" w:space="0" w:color="auto"/>
        <w:bottom w:val="none" w:sz="0" w:space="0" w:color="auto"/>
        <w:right w:val="none" w:sz="0" w:space="0" w:color="auto"/>
      </w:divBdr>
    </w:div>
    <w:div w:id="419911807">
      <w:bodyDiv w:val="1"/>
      <w:marLeft w:val="0"/>
      <w:marRight w:val="0"/>
      <w:marTop w:val="0"/>
      <w:marBottom w:val="0"/>
      <w:divBdr>
        <w:top w:val="none" w:sz="0" w:space="0" w:color="auto"/>
        <w:left w:val="none" w:sz="0" w:space="0" w:color="auto"/>
        <w:bottom w:val="none" w:sz="0" w:space="0" w:color="auto"/>
        <w:right w:val="none" w:sz="0" w:space="0" w:color="auto"/>
      </w:divBdr>
    </w:div>
    <w:div w:id="439644146">
      <w:bodyDiv w:val="1"/>
      <w:marLeft w:val="0"/>
      <w:marRight w:val="0"/>
      <w:marTop w:val="0"/>
      <w:marBottom w:val="0"/>
      <w:divBdr>
        <w:top w:val="none" w:sz="0" w:space="0" w:color="auto"/>
        <w:left w:val="none" w:sz="0" w:space="0" w:color="auto"/>
        <w:bottom w:val="none" w:sz="0" w:space="0" w:color="auto"/>
        <w:right w:val="none" w:sz="0" w:space="0" w:color="auto"/>
      </w:divBdr>
    </w:div>
    <w:div w:id="445394264">
      <w:bodyDiv w:val="1"/>
      <w:marLeft w:val="0"/>
      <w:marRight w:val="0"/>
      <w:marTop w:val="0"/>
      <w:marBottom w:val="0"/>
      <w:divBdr>
        <w:top w:val="none" w:sz="0" w:space="0" w:color="auto"/>
        <w:left w:val="none" w:sz="0" w:space="0" w:color="auto"/>
        <w:bottom w:val="none" w:sz="0" w:space="0" w:color="auto"/>
        <w:right w:val="none" w:sz="0" w:space="0" w:color="auto"/>
      </w:divBdr>
    </w:div>
    <w:div w:id="451479006">
      <w:bodyDiv w:val="1"/>
      <w:marLeft w:val="0"/>
      <w:marRight w:val="0"/>
      <w:marTop w:val="0"/>
      <w:marBottom w:val="0"/>
      <w:divBdr>
        <w:top w:val="none" w:sz="0" w:space="0" w:color="auto"/>
        <w:left w:val="none" w:sz="0" w:space="0" w:color="auto"/>
        <w:bottom w:val="none" w:sz="0" w:space="0" w:color="auto"/>
        <w:right w:val="none" w:sz="0" w:space="0" w:color="auto"/>
      </w:divBdr>
    </w:div>
    <w:div w:id="469438920">
      <w:bodyDiv w:val="1"/>
      <w:marLeft w:val="0"/>
      <w:marRight w:val="0"/>
      <w:marTop w:val="0"/>
      <w:marBottom w:val="0"/>
      <w:divBdr>
        <w:top w:val="none" w:sz="0" w:space="0" w:color="auto"/>
        <w:left w:val="none" w:sz="0" w:space="0" w:color="auto"/>
        <w:bottom w:val="none" w:sz="0" w:space="0" w:color="auto"/>
        <w:right w:val="none" w:sz="0" w:space="0" w:color="auto"/>
      </w:divBdr>
    </w:div>
    <w:div w:id="474031929">
      <w:bodyDiv w:val="1"/>
      <w:marLeft w:val="0"/>
      <w:marRight w:val="0"/>
      <w:marTop w:val="0"/>
      <w:marBottom w:val="0"/>
      <w:divBdr>
        <w:top w:val="none" w:sz="0" w:space="0" w:color="auto"/>
        <w:left w:val="none" w:sz="0" w:space="0" w:color="auto"/>
        <w:bottom w:val="none" w:sz="0" w:space="0" w:color="auto"/>
        <w:right w:val="none" w:sz="0" w:space="0" w:color="auto"/>
      </w:divBdr>
    </w:div>
    <w:div w:id="494687138">
      <w:bodyDiv w:val="1"/>
      <w:marLeft w:val="0"/>
      <w:marRight w:val="0"/>
      <w:marTop w:val="0"/>
      <w:marBottom w:val="0"/>
      <w:divBdr>
        <w:top w:val="none" w:sz="0" w:space="0" w:color="auto"/>
        <w:left w:val="none" w:sz="0" w:space="0" w:color="auto"/>
        <w:bottom w:val="none" w:sz="0" w:space="0" w:color="auto"/>
        <w:right w:val="none" w:sz="0" w:space="0" w:color="auto"/>
      </w:divBdr>
    </w:div>
    <w:div w:id="497892104">
      <w:bodyDiv w:val="1"/>
      <w:marLeft w:val="0"/>
      <w:marRight w:val="0"/>
      <w:marTop w:val="0"/>
      <w:marBottom w:val="0"/>
      <w:divBdr>
        <w:top w:val="none" w:sz="0" w:space="0" w:color="auto"/>
        <w:left w:val="none" w:sz="0" w:space="0" w:color="auto"/>
        <w:bottom w:val="none" w:sz="0" w:space="0" w:color="auto"/>
        <w:right w:val="none" w:sz="0" w:space="0" w:color="auto"/>
      </w:divBdr>
    </w:div>
    <w:div w:id="498623617">
      <w:bodyDiv w:val="1"/>
      <w:marLeft w:val="0"/>
      <w:marRight w:val="0"/>
      <w:marTop w:val="0"/>
      <w:marBottom w:val="0"/>
      <w:divBdr>
        <w:top w:val="none" w:sz="0" w:space="0" w:color="auto"/>
        <w:left w:val="none" w:sz="0" w:space="0" w:color="auto"/>
        <w:bottom w:val="none" w:sz="0" w:space="0" w:color="auto"/>
        <w:right w:val="none" w:sz="0" w:space="0" w:color="auto"/>
      </w:divBdr>
    </w:div>
    <w:div w:id="503008918">
      <w:bodyDiv w:val="1"/>
      <w:marLeft w:val="0"/>
      <w:marRight w:val="0"/>
      <w:marTop w:val="0"/>
      <w:marBottom w:val="0"/>
      <w:divBdr>
        <w:top w:val="none" w:sz="0" w:space="0" w:color="auto"/>
        <w:left w:val="none" w:sz="0" w:space="0" w:color="auto"/>
        <w:bottom w:val="none" w:sz="0" w:space="0" w:color="auto"/>
        <w:right w:val="none" w:sz="0" w:space="0" w:color="auto"/>
      </w:divBdr>
    </w:div>
    <w:div w:id="503521868">
      <w:bodyDiv w:val="1"/>
      <w:marLeft w:val="0"/>
      <w:marRight w:val="0"/>
      <w:marTop w:val="0"/>
      <w:marBottom w:val="0"/>
      <w:divBdr>
        <w:top w:val="none" w:sz="0" w:space="0" w:color="auto"/>
        <w:left w:val="none" w:sz="0" w:space="0" w:color="auto"/>
        <w:bottom w:val="none" w:sz="0" w:space="0" w:color="auto"/>
        <w:right w:val="none" w:sz="0" w:space="0" w:color="auto"/>
      </w:divBdr>
    </w:div>
    <w:div w:id="509298543">
      <w:bodyDiv w:val="1"/>
      <w:marLeft w:val="0"/>
      <w:marRight w:val="0"/>
      <w:marTop w:val="0"/>
      <w:marBottom w:val="0"/>
      <w:divBdr>
        <w:top w:val="none" w:sz="0" w:space="0" w:color="auto"/>
        <w:left w:val="none" w:sz="0" w:space="0" w:color="auto"/>
        <w:bottom w:val="none" w:sz="0" w:space="0" w:color="auto"/>
        <w:right w:val="none" w:sz="0" w:space="0" w:color="auto"/>
      </w:divBdr>
    </w:div>
    <w:div w:id="510611839">
      <w:bodyDiv w:val="1"/>
      <w:marLeft w:val="0"/>
      <w:marRight w:val="0"/>
      <w:marTop w:val="0"/>
      <w:marBottom w:val="0"/>
      <w:divBdr>
        <w:top w:val="none" w:sz="0" w:space="0" w:color="auto"/>
        <w:left w:val="none" w:sz="0" w:space="0" w:color="auto"/>
        <w:bottom w:val="none" w:sz="0" w:space="0" w:color="auto"/>
        <w:right w:val="none" w:sz="0" w:space="0" w:color="auto"/>
      </w:divBdr>
    </w:div>
    <w:div w:id="518004555">
      <w:bodyDiv w:val="1"/>
      <w:marLeft w:val="0"/>
      <w:marRight w:val="0"/>
      <w:marTop w:val="0"/>
      <w:marBottom w:val="0"/>
      <w:divBdr>
        <w:top w:val="none" w:sz="0" w:space="0" w:color="auto"/>
        <w:left w:val="none" w:sz="0" w:space="0" w:color="auto"/>
        <w:bottom w:val="none" w:sz="0" w:space="0" w:color="auto"/>
        <w:right w:val="none" w:sz="0" w:space="0" w:color="auto"/>
      </w:divBdr>
    </w:div>
    <w:div w:id="520821497">
      <w:bodyDiv w:val="1"/>
      <w:marLeft w:val="0"/>
      <w:marRight w:val="0"/>
      <w:marTop w:val="0"/>
      <w:marBottom w:val="0"/>
      <w:divBdr>
        <w:top w:val="none" w:sz="0" w:space="0" w:color="auto"/>
        <w:left w:val="none" w:sz="0" w:space="0" w:color="auto"/>
        <w:bottom w:val="none" w:sz="0" w:space="0" w:color="auto"/>
        <w:right w:val="none" w:sz="0" w:space="0" w:color="auto"/>
      </w:divBdr>
    </w:div>
    <w:div w:id="521868234">
      <w:bodyDiv w:val="1"/>
      <w:marLeft w:val="0"/>
      <w:marRight w:val="0"/>
      <w:marTop w:val="0"/>
      <w:marBottom w:val="0"/>
      <w:divBdr>
        <w:top w:val="none" w:sz="0" w:space="0" w:color="auto"/>
        <w:left w:val="none" w:sz="0" w:space="0" w:color="auto"/>
        <w:bottom w:val="none" w:sz="0" w:space="0" w:color="auto"/>
        <w:right w:val="none" w:sz="0" w:space="0" w:color="auto"/>
      </w:divBdr>
    </w:div>
    <w:div w:id="527566294">
      <w:bodyDiv w:val="1"/>
      <w:marLeft w:val="0"/>
      <w:marRight w:val="0"/>
      <w:marTop w:val="0"/>
      <w:marBottom w:val="0"/>
      <w:divBdr>
        <w:top w:val="none" w:sz="0" w:space="0" w:color="auto"/>
        <w:left w:val="none" w:sz="0" w:space="0" w:color="auto"/>
        <w:bottom w:val="none" w:sz="0" w:space="0" w:color="auto"/>
        <w:right w:val="none" w:sz="0" w:space="0" w:color="auto"/>
      </w:divBdr>
    </w:div>
    <w:div w:id="528184637">
      <w:bodyDiv w:val="1"/>
      <w:marLeft w:val="0"/>
      <w:marRight w:val="0"/>
      <w:marTop w:val="0"/>
      <w:marBottom w:val="0"/>
      <w:divBdr>
        <w:top w:val="none" w:sz="0" w:space="0" w:color="auto"/>
        <w:left w:val="none" w:sz="0" w:space="0" w:color="auto"/>
        <w:bottom w:val="none" w:sz="0" w:space="0" w:color="auto"/>
        <w:right w:val="none" w:sz="0" w:space="0" w:color="auto"/>
      </w:divBdr>
    </w:div>
    <w:div w:id="536086413">
      <w:bodyDiv w:val="1"/>
      <w:marLeft w:val="0"/>
      <w:marRight w:val="0"/>
      <w:marTop w:val="0"/>
      <w:marBottom w:val="0"/>
      <w:divBdr>
        <w:top w:val="none" w:sz="0" w:space="0" w:color="auto"/>
        <w:left w:val="none" w:sz="0" w:space="0" w:color="auto"/>
        <w:bottom w:val="none" w:sz="0" w:space="0" w:color="auto"/>
        <w:right w:val="none" w:sz="0" w:space="0" w:color="auto"/>
      </w:divBdr>
    </w:div>
    <w:div w:id="538858537">
      <w:bodyDiv w:val="1"/>
      <w:marLeft w:val="0"/>
      <w:marRight w:val="0"/>
      <w:marTop w:val="0"/>
      <w:marBottom w:val="0"/>
      <w:divBdr>
        <w:top w:val="none" w:sz="0" w:space="0" w:color="auto"/>
        <w:left w:val="none" w:sz="0" w:space="0" w:color="auto"/>
        <w:bottom w:val="none" w:sz="0" w:space="0" w:color="auto"/>
        <w:right w:val="none" w:sz="0" w:space="0" w:color="auto"/>
      </w:divBdr>
    </w:div>
    <w:div w:id="546068276">
      <w:bodyDiv w:val="1"/>
      <w:marLeft w:val="0"/>
      <w:marRight w:val="0"/>
      <w:marTop w:val="0"/>
      <w:marBottom w:val="0"/>
      <w:divBdr>
        <w:top w:val="none" w:sz="0" w:space="0" w:color="auto"/>
        <w:left w:val="none" w:sz="0" w:space="0" w:color="auto"/>
        <w:bottom w:val="none" w:sz="0" w:space="0" w:color="auto"/>
        <w:right w:val="none" w:sz="0" w:space="0" w:color="auto"/>
      </w:divBdr>
    </w:div>
    <w:div w:id="552890312">
      <w:bodyDiv w:val="1"/>
      <w:marLeft w:val="0"/>
      <w:marRight w:val="0"/>
      <w:marTop w:val="0"/>
      <w:marBottom w:val="0"/>
      <w:divBdr>
        <w:top w:val="none" w:sz="0" w:space="0" w:color="auto"/>
        <w:left w:val="none" w:sz="0" w:space="0" w:color="auto"/>
        <w:bottom w:val="none" w:sz="0" w:space="0" w:color="auto"/>
        <w:right w:val="none" w:sz="0" w:space="0" w:color="auto"/>
      </w:divBdr>
    </w:div>
    <w:div w:id="563495559">
      <w:bodyDiv w:val="1"/>
      <w:marLeft w:val="0"/>
      <w:marRight w:val="0"/>
      <w:marTop w:val="0"/>
      <w:marBottom w:val="0"/>
      <w:divBdr>
        <w:top w:val="none" w:sz="0" w:space="0" w:color="auto"/>
        <w:left w:val="none" w:sz="0" w:space="0" w:color="auto"/>
        <w:bottom w:val="none" w:sz="0" w:space="0" w:color="auto"/>
        <w:right w:val="none" w:sz="0" w:space="0" w:color="auto"/>
      </w:divBdr>
    </w:div>
    <w:div w:id="563836738">
      <w:bodyDiv w:val="1"/>
      <w:marLeft w:val="0"/>
      <w:marRight w:val="0"/>
      <w:marTop w:val="0"/>
      <w:marBottom w:val="0"/>
      <w:divBdr>
        <w:top w:val="none" w:sz="0" w:space="0" w:color="auto"/>
        <w:left w:val="none" w:sz="0" w:space="0" w:color="auto"/>
        <w:bottom w:val="none" w:sz="0" w:space="0" w:color="auto"/>
        <w:right w:val="none" w:sz="0" w:space="0" w:color="auto"/>
      </w:divBdr>
    </w:div>
    <w:div w:id="570888831">
      <w:bodyDiv w:val="1"/>
      <w:marLeft w:val="0"/>
      <w:marRight w:val="0"/>
      <w:marTop w:val="0"/>
      <w:marBottom w:val="0"/>
      <w:divBdr>
        <w:top w:val="none" w:sz="0" w:space="0" w:color="auto"/>
        <w:left w:val="none" w:sz="0" w:space="0" w:color="auto"/>
        <w:bottom w:val="none" w:sz="0" w:space="0" w:color="auto"/>
        <w:right w:val="none" w:sz="0" w:space="0" w:color="auto"/>
      </w:divBdr>
    </w:div>
    <w:div w:id="587884654">
      <w:bodyDiv w:val="1"/>
      <w:marLeft w:val="0"/>
      <w:marRight w:val="0"/>
      <w:marTop w:val="0"/>
      <w:marBottom w:val="0"/>
      <w:divBdr>
        <w:top w:val="none" w:sz="0" w:space="0" w:color="auto"/>
        <w:left w:val="none" w:sz="0" w:space="0" w:color="auto"/>
        <w:bottom w:val="none" w:sz="0" w:space="0" w:color="auto"/>
        <w:right w:val="none" w:sz="0" w:space="0" w:color="auto"/>
      </w:divBdr>
    </w:div>
    <w:div w:id="591856619">
      <w:bodyDiv w:val="1"/>
      <w:marLeft w:val="0"/>
      <w:marRight w:val="0"/>
      <w:marTop w:val="0"/>
      <w:marBottom w:val="0"/>
      <w:divBdr>
        <w:top w:val="none" w:sz="0" w:space="0" w:color="auto"/>
        <w:left w:val="none" w:sz="0" w:space="0" w:color="auto"/>
        <w:bottom w:val="none" w:sz="0" w:space="0" w:color="auto"/>
        <w:right w:val="none" w:sz="0" w:space="0" w:color="auto"/>
      </w:divBdr>
    </w:div>
    <w:div w:id="592250031">
      <w:bodyDiv w:val="1"/>
      <w:marLeft w:val="0"/>
      <w:marRight w:val="0"/>
      <w:marTop w:val="0"/>
      <w:marBottom w:val="0"/>
      <w:divBdr>
        <w:top w:val="none" w:sz="0" w:space="0" w:color="auto"/>
        <w:left w:val="none" w:sz="0" w:space="0" w:color="auto"/>
        <w:bottom w:val="none" w:sz="0" w:space="0" w:color="auto"/>
        <w:right w:val="none" w:sz="0" w:space="0" w:color="auto"/>
      </w:divBdr>
    </w:div>
    <w:div w:id="612833272">
      <w:bodyDiv w:val="1"/>
      <w:marLeft w:val="0"/>
      <w:marRight w:val="0"/>
      <w:marTop w:val="0"/>
      <w:marBottom w:val="0"/>
      <w:divBdr>
        <w:top w:val="none" w:sz="0" w:space="0" w:color="auto"/>
        <w:left w:val="none" w:sz="0" w:space="0" w:color="auto"/>
        <w:bottom w:val="none" w:sz="0" w:space="0" w:color="auto"/>
        <w:right w:val="none" w:sz="0" w:space="0" w:color="auto"/>
      </w:divBdr>
    </w:div>
    <w:div w:id="626545259">
      <w:bodyDiv w:val="1"/>
      <w:marLeft w:val="0"/>
      <w:marRight w:val="0"/>
      <w:marTop w:val="0"/>
      <w:marBottom w:val="0"/>
      <w:divBdr>
        <w:top w:val="none" w:sz="0" w:space="0" w:color="auto"/>
        <w:left w:val="none" w:sz="0" w:space="0" w:color="auto"/>
        <w:bottom w:val="none" w:sz="0" w:space="0" w:color="auto"/>
        <w:right w:val="none" w:sz="0" w:space="0" w:color="auto"/>
      </w:divBdr>
    </w:div>
    <w:div w:id="647395325">
      <w:bodyDiv w:val="1"/>
      <w:marLeft w:val="0"/>
      <w:marRight w:val="0"/>
      <w:marTop w:val="0"/>
      <w:marBottom w:val="0"/>
      <w:divBdr>
        <w:top w:val="none" w:sz="0" w:space="0" w:color="auto"/>
        <w:left w:val="none" w:sz="0" w:space="0" w:color="auto"/>
        <w:bottom w:val="none" w:sz="0" w:space="0" w:color="auto"/>
        <w:right w:val="none" w:sz="0" w:space="0" w:color="auto"/>
      </w:divBdr>
      <w:divsChild>
        <w:div w:id="68430061">
          <w:marLeft w:val="0"/>
          <w:marRight w:val="0"/>
          <w:marTop w:val="0"/>
          <w:marBottom w:val="0"/>
          <w:divBdr>
            <w:top w:val="none" w:sz="0" w:space="0" w:color="auto"/>
            <w:left w:val="none" w:sz="0" w:space="0" w:color="auto"/>
            <w:bottom w:val="none" w:sz="0" w:space="0" w:color="auto"/>
            <w:right w:val="none" w:sz="0" w:space="0" w:color="auto"/>
          </w:divBdr>
          <w:divsChild>
            <w:div w:id="372847760">
              <w:marLeft w:val="0"/>
              <w:marRight w:val="0"/>
              <w:marTop w:val="0"/>
              <w:marBottom w:val="0"/>
              <w:divBdr>
                <w:top w:val="none" w:sz="0" w:space="0" w:color="auto"/>
                <w:left w:val="none" w:sz="0" w:space="0" w:color="auto"/>
                <w:bottom w:val="none" w:sz="0" w:space="0" w:color="auto"/>
                <w:right w:val="none" w:sz="0" w:space="0" w:color="auto"/>
              </w:divBdr>
              <w:divsChild>
                <w:div w:id="902252630">
                  <w:marLeft w:val="0"/>
                  <w:marRight w:val="0"/>
                  <w:marTop w:val="0"/>
                  <w:marBottom w:val="0"/>
                  <w:divBdr>
                    <w:top w:val="none" w:sz="0" w:space="0" w:color="auto"/>
                    <w:left w:val="none" w:sz="0" w:space="0" w:color="auto"/>
                    <w:bottom w:val="none" w:sz="0" w:space="0" w:color="auto"/>
                    <w:right w:val="none" w:sz="0" w:space="0" w:color="auto"/>
                  </w:divBdr>
                  <w:divsChild>
                    <w:div w:id="434255106">
                      <w:marLeft w:val="0"/>
                      <w:marRight w:val="0"/>
                      <w:marTop w:val="0"/>
                      <w:marBottom w:val="0"/>
                      <w:divBdr>
                        <w:top w:val="none" w:sz="0" w:space="0" w:color="auto"/>
                        <w:left w:val="none" w:sz="0" w:space="0" w:color="auto"/>
                        <w:bottom w:val="none" w:sz="0" w:space="0" w:color="auto"/>
                        <w:right w:val="none" w:sz="0" w:space="0" w:color="auto"/>
                      </w:divBdr>
                      <w:divsChild>
                        <w:div w:id="1828281988">
                          <w:marLeft w:val="0"/>
                          <w:marRight w:val="0"/>
                          <w:marTop w:val="0"/>
                          <w:marBottom w:val="0"/>
                          <w:divBdr>
                            <w:top w:val="none" w:sz="0" w:space="0" w:color="auto"/>
                            <w:left w:val="none" w:sz="0" w:space="0" w:color="auto"/>
                            <w:bottom w:val="none" w:sz="0" w:space="0" w:color="auto"/>
                            <w:right w:val="none" w:sz="0" w:space="0" w:color="auto"/>
                          </w:divBdr>
                          <w:divsChild>
                            <w:div w:id="1820072855">
                              <w:marLeft w:val="0"/>
                              <w:marRight w:val="0"/>
                              <w:marTop w:val="0"/>
                              <w:marBottom w:val="0"/>
                              <w:divBdr>
                                <w:top w:val="none" w:sz="0" w:space="0" w:color="auto"/>
                                <w:left w:val="none" w:sz="0" w:space="0" w:color="auto"/>
                                <w:bottom w:val="none" w:sz="0" w:space="0" w:color="auto"/>
                                <w:right w:val="none" w:sz="0" w:space="0" w:color="auto"/>
                              </w:divBdr>
                              <w:divsChild>
                                <w:div w:id="981347310">
                                  <w:marLeft w:val="0"/>
                                  <w:marRight w:val="0"/>
                                  <w:marTop w:val="0"/>
                                  <w:marBottom w:val="0"/>
                                  <w:divBdr>
                                    <w:top w:val="none" w:sz="0" w:space="0" w:color="auto"/>
                                    <w:left w:val="none" w:sz="0" w:space="0" w:color="auto"/>
                                    <w:bottom w:val="none" w:sz="0" w:space="0" w:color="auto"/>
                                    <w:right w:val="none" w:sz="0" w:space="0" w:color="auto"/>
                                  </w:divBdr>
                                  <w:divsChild>
                                    <w:div w:id="367023915">
                                      <w:marLeft w:val="0"/>
                                      <w:marRight w:val="0"/>
                                      <w:marTop w:val="0"/>
                                      <w:marBottom w:val="0"/>
                                      <w:divBdr>
                                        <w:top w:val="none" w:sz="0" w:space="0" w:color="auto"/>
                                        <w:left w:val="none" w:sz="0" w:space="0" w:color="auto"/>
                                        <w:bottom w:val="none" w:sz="0" w:space="0" w:color="auto"/>
                                        <w:right w:val="none" w:sz="0" w:space="0" w:color="auto"/>
                                      </w:divBdr>
                                      <w:divsChild>
                                        <w:div w:id="451293908">
                                          <w:marLeft w:val="0"/>
                                          <w:marRight w:val="0"/>
                                          <w:marTop w:val="0"/>
                                          <w:marBottom w:val="0"/>
                                          <w:divBdr>
                                            <w:top w:val="none" w:sz="0" w:space="0" w:color="auto"/>
                                            <w:left w:val="none" w:sz="0" w:space="0" w:color="auto"/>
                                            <w:bottom w:val="none" w:sz="0" w:space="0" w:color="auto"/>
                                            <w:right w:val="none" w:sz="0" w:space="0" w:color="auto"/>
                                          </w:divBdr>
                                          <w:divsChild>
                                            <w:div w:id="950548848">
                                              <w:marLeft w:val="0"/>
                                              <w:marRight w:val="0"/>
                                              <w:marTop w:val="0"/>
                                              <w:marBottom w:val="0"/>
                                              <w:divBdr>
                                                <w:top w:val="none" w:sz="0" w:space="0" w:color="auto"/>
                                                <w:left w:val="none" w:sz="0" w:space="0" w:color="auto"/>
                                                <w:bottom w:val="none" w:sz="0" w:space="0" w:color="auto"/>
                                                <w:right w:val="none" w:sz="0" w:space="0" w:color="auto"/>
                                              </w:divBdr>
                                              <w:divsChild>
                                                <w:div w:id="1800953867">
                                                  <w:marLeft w:val="0"/>
                                                  <w:marRight w:val="0"/>
                                                  <w:marTop w:val="0"/>
                                                  <w:marBottom w:val="0"/>
                                                  <w:divBdr>
                                                    <w:top w:val="none" w:sz="0" w:space="0" w:color="auto"/>
                                                    <w:left w:val="none" w:sz="0" w:space="0" w:color="auto"/>
                                                    <w:bottom w:val="none" w:sz="0" w:space="0" w:color="auto"/>
                                                    <w:right w:val="none" w:sz="0" w:space="0" w:color="auto"/>
                                                  </w:divBdr>
                                                  <w:divsChild>
                                                    <w:div w:id="166482062">
                                                      <w:marLeft w:val="0"/>
                                                      <w:marRight w:val="0"/>
                                                      <w:marTop w:val="0"/>
                                                      <w:marBottom w:val="0"/>
                                                      <w:divBdr>
                                                        <w:top w:val="none" w:sz="0" w:space="0" w:color="auto"/>
                                                        <w:left w:val="none" w:sz="0" w:space="0" w:color="auto"/>
                                                        <w:bottom w:val="none" w:sz="0" w:space="0" w:color="auto"/>
                                                        <w:right w:val="none" w:sz="0" w:space="0" w:color="auto"/>
                                                      </w:divBdr>
                                                      <w:divsChild>
                                                        <w:div w:id="1599285968">
                                                          <w:marLeft w:val="0"/>
                                                          <w:marRight w:val="0"/>
                                                          <w:marTop w:val="0"/>
                                                          <w:marBottom w:val="0"/>
                                                          <w:divBdr>
                                                            <w:top w:val="none" w:sz="0" w:space="0" w:color="auto"/>
                                                            <w:left w:val="none" w:sz="0" w:space="0" w:color="auto"/>
                                                            <w:bottom w:val="none" w:sz="0" w:space="0" w:color="auto"/>
                                                            <w:right w:val="none" w:sz="0" w:space="0" w:color="auto"/>
                                                          </w:divBdr>
                                                          <w:divsChild>
                                                            <w:div w:id="1559626486">
                                                              <w:marLeft w:val="0"/>
                                                              <w:marRight w:val="0"/>
                                                              <w:marTop w:val="0"/>
                                                              <w:marBottom w:val="0"/>
                                                              <w:divBdr>
                                                                <w:top w:val="none" w:sz="0" w:space="0" w:color="auto"/>
                                                                <w:left w:val="none" w:sz="0" w:space="0" w:color="auto"/>
                                                                <w:bottom w:val="none" w:sz="0" w:space="0" w:color="auto"/>
                                                                <w:right w:val="none" w:sz="0" w:space="0" w:color="auto"/>
                                                              </w:divBdr>
                                                              <w:divsChild>
                                                                <w:div w:id="1452356032">
                                                                  <w:marLeft w:val="0"/>
                                                                  <w:marRight w:val="0"/>
                                                                  <w:marTop w:val="0"/>
                                                                  <w:marBottom w:val="0"/>
                                                                  <w:divBdr>
                                                                    <w:top w:val="none" w:sz="0" w:space="0" w:color="auto"/>
                                                                    <w:left w:val="none" w:sz="0" w:space="0" w:color="auto"/>
                                                                    <w:bottom w:val="none" w:sz="0" w:space="0" w:color="auto"/>
                                                                    <w:right w:val="none" w:sz="0" w:space="0" w:color="auto"/>
                                                                  </w:divBdr>
                                                                </w:div>
                                                                <w:div w:id="226500112">
                                                                  <w:marLeft w:val="0"/>
                                                                  <w:marRight w:val="0"/>
                                                                  <w:marTop w:val="0"/>
                                                                  <w:marBottom w:val="0"/>
                                                                  <w:divBdr>
                                                                    <w:top w:val="none" w:sz="0" w:space="0" w:color="auto"/>
                                                                    <w:left w:val="none" w:sz="0" w:space="0" w:color="auto"/>
                                                                    <w:bottom w:val="none" w:sz="0" w:space="0" w:color="auto"/>
                                                                    <w:right w:val="none" w:sz="0" w:space="0" w:color="auto"/>
                                                                  </w:divBdr>
                                                                  <w:divsChild>
                                                                    <w:div w:id="66344049">
                                                                      <w:marLeft w:val="0"/>
                                                                      <w:marRight w:val="0"/>
                                                                      <w:marTop w:val="0"/>
                                                                      <w:marBottom w:val="0"/>
                                                                      <w:divBdr>
                                                                        <w:top w:val="none" w:sz="0" w:space="0" w:color="auto"/>
                                                                        <w:left w:val="none" w:sz="0" w:space="0" w:color="auto"/>
                                                                        <w:bottom w:val="none" w:sz="0" w:space="0" w:color="auto"/>
                                                                        <w:right w:val="none" w:sz="0" w:space="0" w:color="auto"/>
                                                                      </w:divBdr>
                                                                      <w:divsChild>
                                                                        <w:div w:id="6403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5598">
                                                                  <w:marLeft w:val="0"/>
                                                                  <w:marRight w:val="0"/>
                                                                  <w:marTop w:val="0"/>
                                                                  <w:marBottom w:val="0"/>
                                                                  <w:divBdr>
                                                                    <w:top w:val="none" w:sz="0" w:space="0" w:color="auto"/>
                                                                    <w:left w:val="none" w:sz="0" w:space="0" w:color="auto"/>
                                                                    <w:bottom w:val="none" w:sz="0" w:space="0" w:color="auto"/>
                                                                    <w:right w:val="none" w:sz="0" w:space="0" w:color="auto"/>
                                                                  </w:divBdr>
                                                                </w:div>
                                                              </w:divsChild>
                                                            </w:div>
                                                            <w:div w:id="53815585">
                                                              <w:marLeft w:val="0"/>
                                                              <w:marRight w:val="0"/>
                                                              <w:marTop w:val="0"/>
                                                              <w:marBottom w:val="0"/>
                                                              <w:divBdr>
                                                                <w:top w:val="none" w:sz="0" w:space="0" w:color="auto"/>
                                                                <w:left w:val="none" w:sz="0" w:space="0" w:color="auto"/>
                                                                <w:bottom w:val="none" w:sz="0" w:space="0" w:color="auto"/>
                                                                <w:right w:val="none" w:sz="0" w:space="0" w:color="auto"/>
                                                              </w:divBdr>
                                                              <w:divsChild>
                                                                <w:div w:id="474107523">
                                                                  <w:marLeft w:val="0"/>
                                                                  <w:marRight w:val="0"/>
                                                                  <w:marTop w:val="0"/>
                                                                  <w:marBottom w:val="0"/>
                                                                  <w:divBdr>
                                                                    <w:top w:val="none" w:sz="0" w:space="0" w:color="auto"/>
                                                                    <w:left w:val="none" w:sz="0" w:space="0" w:color="auto"/>
                                                                    <w:bottom w:val="none" w:sz="0" w:space="0" w:color="auto"/>
                                                                    <w:right w:val="none" w:sz="0" w:space="0" w:color="auto"/>
                                                                  </w:divBdr>
                                                                </w:div>
                                                                <w:div w:id="1141187779">
                                                                  <w:marLeft w:val="0"/>
                                                                  <w:marRight w:val="0"/>
                                                                  <w:marTop w:val="0"/>
                                                                  <w:marBottom w:val="0"/>
                                                                  <w:divBdr>
                                                                    <w:top w:val="none" w:sz="0" w:space="0" w:color="auto"/>
                                                                    <w:left w:val="none" w:sz="0" w:space="0" w:color="auto"/>
                                                                    <w:bottom w:val="none" w:sz="0" w:space="0" w:color="auto"/>
                                                                    <w:right w:val="none" w:sz="0" w:space="0" w:color="auto"/>
                                                                  </w:divBdr>
                                                                  <w:divsChild>
                                                                    <w:div w:id="362243097">
                                                                      <w:marLeft w:val="0"/>
                                                                      <w:marRight w:val="0"/>
                                                                      <w:marTop w:val="0"/>
                                                                      <w:marBottom w:val="0"/>
                                                                      <w:divBdr>
                                                                        <w:top w:val="none" w:sz="0" w:space="0" w:color="auto"/>
                                                                        <w:left w:val="none" w:sz="0" w:space="0" w:color="auto"/>
                                                                        <w:bottom w:val="none" w:sz="0" w:space="0" w:color="auto"/>
                                                                        <w:right w:val="none" w:sz="0" w:space="0" w:color="auto"/>
                                                                      </w:divBdr>
                                                                      <w:divsChild>
                                                                        <w:div w:id="904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47589442">
      <w:bodyDiv w:val="1"/>
      <w:marLeft w:val="0"/>
      <w:marRight w:val="0"/>
      <w:marTop w:val="0"/>
      <w:marBottom w:val="0"/>
      <w:divBdr>
        <w:top w:val="none" w:sz="0" w:space="0" w:color="auto"/>
        <w:left w:val="none" w:sz="0" w:space="0" w:color="auto"/>
        <w:bottom w:val="none" w:sz="0" w:space="0" w:color="auto"/>
        <w:right w:val="none" w:sz="0" w:space="0" w:color="auto"/>
      </w:divBdr>
    </w:div>
    <w:div w:id="660541824">
      <w:bodyDiv w:val="1"/>
      <w:marLeft w:val="0"/>
      <w:marRight w:val="0"/>
      <w:marTop w:val="0"/>
      <w:marBottom w:val="0"/>
      <w:divBdr>
        <w:top w:val="none" w:sz="0" w:space="0" w:color="auto"/>
        <w:left w:val="none" w:sz="0" w:space="0" w:color="auto"/>
        <w:bottom w:val="none" w:sz="0" w:space="0" w:color="auto"/>
        <w:right w:val="none" w:sz="0" w:space="0" w:color="auto"/>
      </w:divBdr>
      <w:divsChild>
        <w:div w:id="1928607822">
          <w:marLeft w:val="0"/>
          <w:marRight w:val="0"/>
          <w:marTop w:val="0"/>
          <w:marBottom w:val="0"/>
          <w:divBdr>
            <w:top w:val="none" w:sz="0" w:space="0" w:color="auto"/>
            <w:left w:val="none" w:sz="0" w:space="0" w:color="auto"/>
            <w:bottom w:val="none" w:sz="0" w:space="0" w:color="auto"/>
            <w:right w:val="none" w:sz="0" w:space="0" w:color="auto"/>
          </w:divBdr>
          <w:divsChild>
            <w:div w:id="1050111687">
              <w:marLeft w:val="0"/>
              <w:marRight w:val="0"/>
              <w:marTop w:val="0"/>
              <w:marBottom w:val="0"/>
              <w:divBdr>
                <w:top w:val="none" w:sz="0" w:space="0" w:color="auto"/>
                <w:left w:val="none" w:sz="0" w:space="0" w:color="auto"/>
                <w:bottom w:val="none" w:sz="0" w:space="0" w:color="auto"/>
                <w:right w:val="none" w:sz="0" w:space="0" w:color="auto"/>
              </w:divBdr>
              <w:divsChild>
                <w:div w:id="1378973092">
                  <w:marLeft w:val="0"/>
                  <w:marRight w:val="0"/>
                  <w:marTop w:val="0"/>
                  <w:marBottom w:val="0"/>
                  <w:divBdr>
                    <w:top w:val="none" w:sz="0" w:space="0" w:color="auto"/>
                    <w:left w:val="none" w:sz="0" w:space="0" w:color="auto"/>
                    <w:bottom w:val="none" w:sz="0" w:space="0" w:color="auto"/>
                    <w:right w:val="none" w:sz="0" w:space="0" w:color="auto"/>
                  </w:divBdr>
                  <w:divsChild>
                    <w:div w:id="854464883">
                      <w:marLeft w:val="0"/>
                      <w:marRight w:val="0"/>
                      <w:marTop w:val="0"/>
                      <w:marBottom w:val="0"/>
                      <w:divBdr>
                        <w:top w:val="none" w:sz="0" w:space="0" w:color="auto"/>
                        <w:left w:val="none" w:sz="0" w:space="0" w:color="auto"/>
                        <w:bottom w:val="none" w:sz="0" w:space="0" w:color="auto"/>
                        <w:right w:val="none" w:sz="0" w:space="0" w:color="auto"/>
                      </w:divBdr>
                      <w:divsChild>
                        <w:div w:id="1603415418">
                          <w:marLeft w:val="0"/>
                          <w:marRight w:val="0"/>
                          <w:marTop w:val="0"/>
                          <w:marBottom w:val="0"/>
                          <w:divBdr>
                            <w:top w:val="none" w:sz="0" w:space="0" w:color="auto"/>
                            <w:left w:val="none" w:sz="0" w:space="0" w:color="auto"/>
                            <w:bottom w:val="none" w:sz="0" w:space="0" w:color="auto"/>
                            <w:right w:val="none" w:sz="0" w:space="0" w:color="auto"/>
                          </w:divBdr>
                          <w:divsChild>
                            <w:div w:id="948468070">
                              <w:marLeft w:val="0"/>
                              <w:marRight w:val="0"/>
                              <w:marTop w:val="0"/>
                              <w:marBottom w:val="0"/>
                              <w:divBdr>
                                <w:top w:val="none" w:sz="0" w:space="0" w:color="auto"/>
                                <w:left w:val="none" w:sz="0" w:space="0" w:color="auto"/>
                                <w:bottom w:val="none" w:sz="0" w:space="0" w:color="auto"/>
                                <w:right w:val="none" w:sz="0" w:space="0" w:color="auto"/>
                              </w:divBdr>
                              <w:divsChild>
                                <w:div w:id="482355277">
                                  <w:marLeft w:val="0"/>
                                  <w:marRight w:val="0"/>
                                  <w:marTop w:val="0"/>
                                  <w:marBottom w:val="0"/>
                                  <w:divBdr>
                                    <w:top w:val="none" w:sz="0" w:space="0" w:color="auto"/>
                                    <w:left w:val="none" w:sz="0" w:space="0" w:color="auto"/>
                                    <w:bottom w:val="none" w:sz="0" w:space="0" w:color="auto"/>
                                    <w:right w:val="none" w:sz="0" w:space="0" w:color="auto"/>
                                  </w:divBdr>
                                  <w:divsChild>
                                    <w:div w:id="1663195246">
                                      <w:marLeft w:val="0"/>
                                      <w:marRight w:val="0"/>
                                      <w:marTop w:val="0"/>
                                      <w:marBottom w:val="0"/>
                                      <w:divBdr>
                                        <w:top w:val="none" w:sz="0" w:space="0" w:color="auto"/>
                                        <w:left w:val="none" w:sz="0" w:space="0" w:color="auto"/>
                                        <w:bottom w:val="none" w:sz="0" w:space="0" w:color="auto"/>
                                        <w:right w:val="none" w:sz="0" w:space="0" w:color="auto"/>
                                      </w:divBdr>
                                      <w:divsChild>
                                        <w:div w:id="2041203076">
                                          <w:marLeft w:val="0"/>
                                          <w:marRight w:val="0"/>
                                          <w:marTop w:val="0"/>
                                          <w:marBottom w:val="0"/>
                                          <w:divBdr>
                                            <w:top w:val="none" w:sz="0" w:space="0" w:color="auto"/>
                                            <w:left w:val="none" w:sz="0" w:space="0" w:color="auto"/>
                                            <w:bottom w:val="none" w:sz="0" w:space="0" w:color="auto"/>
                                            <w:right w:val="none" w:sz="0" w:space="0" w:color="auto"/>
                                          </w:divBdr>
                                          <w:divsChild>
                                            <w:div w:id="178930963">
                                              <w:marLeft w:val="0"/>
                                              <w:marRight w:val="0"/>
                                              <w:marTop w:val="0"/>
                                              <w:marBottom w:val="0"/>
                                              <w:divBdr>
                                                <w:top w:val="none" w:sz="0" w:space="0" w:color="auto"/>
                                                <w:left w:val="none" w:sz="0" w:space="0" w:color="auto"/>
                                                <w:bottom w:val="none" w:sz="0" w:space="0" w:color="auto"/>
                                                <w:right w:val="none" w:sz="0" w:space="0" w:color="auto"/>
                                              </w:divBdr>
                                              <w:divsChild>
                                                <w:div w:id="1188449279">
                                                  <w:marLeft w:val="0"/>
                                                  <w:marRight w:val="0"/>
                                                  <w:marTop w:val="0"/>
                                                  <w:marBottom w:val="0"/>
                                                  <w:divBdr>
                                                    <w:top w:val="none" w:sz="0" w:space="0" w:color="auto"/>
                                                    <w:left w:val="none" w:sz="0" w:space="0" w:color="auto"/>
                                                    <w:bottom w:val="none" w:sz="0" w:space="0" w:color="auto"/>
                                                    <w:right w:val="none" w:sz="0" w:space="0" w:color="auto"/>
                                                  </w:divBdr>
                                                  <w:divsChild>
                                                    <w:div w:id="2002656667">
                                                      <w:marLeft w:val="0"/>
                                                      <w:marRight w:val="0"/>
                                                      <w:marTop w:val="0"/>
                                                      <w:marBottom w:val="0"/>
                                                      <w:divBdr>
                                                        <w:top w:val="none" w:sz="0" w:space="0" w:color="auto"/>
                                                        <w:left w:val="none" w:sz="0" w:space="0" w:color="auto"/>
                                                        <w:bottom w:val="none" w:sz="0" w:space="0" w:color="auto"/>
                                                        <w:right w:val="none" w:sz="0" w:space="0" w:color="auto"/>
                                                      </w:divBdr>
                                                      <w:divsChild>
                                                        <w:div w:id="11751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5550370">
      <w:bodyDiv w:val="1"/>
      <w:marLeft w:val="0"/>
      <w:marRight w:val="0"/>
      <w:marTop w:val="0"/>
      <w:marBottom w:val="0"/>
      <w:divBdr>
        <w:top w:val="none" w:sz="0" w:space="0" w:color="auto"/>
        <w:left w:val="none" w:sz="0" w:space="0" w:color="auto"/>
        <w:bottom w:val="none" w:sz="0" w:space="0" w:color="auto"/>
        <w:right w:val="none" w:sz="0" w:space="0" w:color="auto"/>
      </w:divBdr>
    </w:div>
    <w:div w:id="676079334">
      <w:bodyDiv w:val="1"/>
      <w:marLeft w:val="0"/>
      <w:marRight w:val="0"/>
      <w:marTop w:val="0"/>
      <w:marBottom w:val="0"/>
      <w:divBdr>
        <w:top w:val="none" w:sz="0" w:space="0" w:color="auto"/>
        <w:left w:val="none" w:sz="0" w:space="0" w:color="auto"/>
        <w:bottom w:val="none" w:sz="0" w:space="0" w:color="auto"/>
        <w:right w:val="none" w:sz="0" w:space="0" w:color="auto"/>
      </w:divBdr>
    </w:div>
    <w:div w:id="681249671">
      <w:bodyDiv w:val="1"/>
      <w:marLeft w:val="0"/>
      <w:marRight w:val="0"/>
      <w:marTop w:val="0"/>
      <w:marBottom w:val="0"/>
      <w:divBdr>
        <w:top w:val="none" w:sz="0" w:space="0" w:color="auto"/>
        <w:left w:val="none" w:sz="0" w:space="0" w:color="auto"/>
        <w:bottom w:val="none" w:sz="0" w:space="0" w:color="auto"/>
        <w:right w:val="none" w:sz="0" w:space="0" w:color="auto"/>
      </w:divBdr>
    </w:div>
    <w:div w:id="683484067">
      <w:bodyDiv w:val="1"/>
      <w:marLeft w:val="0"/>
      <w:marRight w:val="0"/>
      <w:marTop w:val="0"/>
      <w:marBottom w:val="0"/>
      <w:divBdr>
        <w:top w:val="none" w:sz="0" w:space="0" w:color="auto"/>
        <w:left w:val="none" w:sz="0" w:space="0" w:color="auto"/>
        <w:bottom w:val="none" w:sz="0" w:space="0" w:color="auto"/>
        <w:right w:val="none" w:sz="0" w:space="0" w:color="auto"/>
      </w:divBdr>
    </w:div>
    <w:div w:id="686717751">
      <w:bodyDiv w:val="1"/>
      <w:marLeft w:val="0"/>
      <w:marRight w:val="0"/>
      <w:marTop w:val="0"/>
      <w:marBottom w:val="0"/>
      <w:divBdr>
        <w:top w:val="none" w:sz="0" w:space="0" w:color="auto"/>
        <w:left w:val="none" w:sz="0" w:space="0" w:color="auto"/>
        <w:bottom w:val="none" w:sz="0" w:space="0" w:color="auto"/>
        <w:right w:val="none" w:sz="0" w:space="0" w:color="auto"/>
      </w:divBdr>
    </w:div>
    <w:div w:id="692464039">
      <w:bodyDiv w:val="1"/>
      <w:marLeft w:val="0"/>
      <w:marRight w:val="0"/>
      <w:marTop w:val="0"/>
      <w:marBottom w:val="0"/>
      <w:divBdr>
        <w:top w:val="none" w:sz="0" w:space="0" w:color="auto"/>
        <w:left w:val="none" w:sz="0" w:space="0" w:color="auto"/>
        <w:bottom w:val="none" w:sz="0" w:space="0" w:color="auto"/>
        <w:right w:val="none" w:sz="0" w:space="0" w:color="auto"/>
      </w:divBdr>
    </w:div>
    <w:div w:id="692611336">
      <w:bodyDiv w:val="1"/>
      <w:marLeft w:val="0"/>
      <w:marRight w:val="0"/>
      <w:marTop w:val="0"/>
      <w:marBottom w:val="0"/>
      <w:divBdr>
        <w:top w:val="none" w:sz="0" w:space="0" w:color="auto"/>
        <w:left w:val="none" w:sz="0" w:space="0" w:color="auto"/>
        <w:bottom w:val="none" w:sz="0" w:space="0" w:color="auto"/>
        <w:right w:val="none" w:sz="0" w:space="0" w:color="auto"/>
      </w:divBdr>
    </w:div>
    <w:div w:id="692848237">
      <w:bodyDiv w:val="1"/>
      <w:marLeft w:val="0"/>
      <w:marRight w:val="0"/>
      <w:marTop w:val="0"/>
      <w:marBottom w:val="0"/>
      <w:divBdr>
        <w:top w:val="none" w:sz="0" w:space="0" w:color="auto"/>
        <w:left w:val="none" w:sz="0" w:space="0" w:color="auto"/>
        <w:bottom w:val="none" w:sz="0" w:space="0" w:color="auto"/>
        <w:right w:val="none" w:sz="0" w:space="0" w:color="auto"/>
      </w:divBdr>
    </w:div>
    <w:div w:id="693766844">
      <w:bodyDiv w:val="1"/>
      <w:marLeft w:val="0"/>
      <w:marRight w:val="0"/>
      <w:marTop w:val="0"/>
      <w:marBottom w:val="0"/>
      <w:divBdr>
        <w:top w:val="none" w:sz="0" w:space="0" w:color="auto"/>
        <w:left w:val="none" w:sz="0" w:space="0" w:color="auto"/>
        <w:bottom w:val="none" w:sz="0" w:space="0" w:color="auto"/>
        <w:right w:val="none" w:sz="0" w:space="0" w:color="auto"/>
      </w:divBdr>
    </w:div>
    <w:div w:id="709573105">
      <w:bodyDiv w:val="1"/>
      <w:marLeft w:val="0"/>
      <w:marRight w:val="0"/>
      <w:marTop w:val="0"/>
      <w:marBottom w:val="0"/>
      <w:divBdr>
        <w:top w:val="none" w:sz="0" w:space="0" w:color="auto"/>
        <w:left w:val="none" w:sz="0" w:space="0" w:color="auto"/>
        <w:bottom w:val="none" w:sz="0" w:space="0" w:color="auto"/>
        <w:right w:val="none" w:sz="0" w:space="0" w:color="auto"/>
      </w:divBdr>
    </w:div>
    <w:div w:id="709959007">
      <w:bodyDiv w:val="1"/>
      <w:marLeft w:val="0"/>
      <w:marRight w:val="0"/>
      <w:marTop w:val="0"/>
      <w:marBottom w:val="0"/>
      <w:divBdr>
        <w:top w:val="none" w:sz="0" w:space="0" w:color="auto"/>
        <w:left w:val="none" w:sz="0" w:space="0" w:color="auto"/>
        <w:bottom w:val="none" w:sz="0" w:space="0" w:color="auto"/>
        <w:right w:val="none" w:sz="0" w:space="0" w:color="auto"/>
      </w:divBdr>
    </w:div>
    <w:div w:id="726340711">
      <w:bodyDiv w:val="1"/>
      <w:marLeft w:val="0"/>
      <w:marRight w:val="0"/>
      <w:marTop w:val="0"/>
      <w:marBottom w:val="0"/>
      <w:divBdr>
        <w:top w:val="none" w:sz="0" w:space="0" w:color="auto"/>
        <w:left w:val="none" w:sz="0" w:space="0" w:color="auto"/>
        <w:bottom w:val="none" w:sz="0" w:space="0" w:color="auto"/>
        <w:right w:val="none" w:sz="0" w:space="0" w:color="auto"/>
      </w:divBdr>
    </w:div>
    <w:div w:id="727534721">
      <w:bodyDiv w:val="1"/>
      <w:marLeft w:val="0"/>
      <w:marRight w:val="0"/>
      <w:marTop w:val="0"/>
      <w:marBottom w:val="0"/>
      <w:divBdr>
        <w:top w:val="none" w:sz="0" w:space="0" w:color="auto"/>
        <w:left w:val="none" w:sz="0" w:space="0" w:color="auto"/>
        <w:bottom w:val="none" w:sz="0" w:space="0" w:color="auto"/>
        <w:right w:val="none" w:sz="0" w:space="0" w:color="auto"/>
      </w:divBdr>
    </w:div>
    <w:div w:id="728109224">
      <w:bodyDiv w:val="1"/>
      <w:marLeft w:val="0"/>
      <w:marRight w:val="0"/>
      <w:marTop w:val="0"/>
      <w:marBottom w:val="0"/>
      <w:divBdr>
        <w:top w:val="none" w:sz="0" w:space="0" w:color="auto"/>
        <w:left w:val="none" w:sz="0" w:space="0" w:color="auto"/>
        <w:bottom w:val="none" w:sz="0" w:space="0" w:color="auto"/>
        <w:right w:val="none" w:sz="0" w:space="0" w:color="auto"/>
      </w:divBdr>
    </w:div>
    <w:div w:id="728116417">
      <w:bodyDiv w:val="1"/>
      <w:marLeft w:val="0"/>
      <w:marRight w:val="0"/>
      <w:marTop w:val="0"/>
      <w:marBottom w:val="0"/>
      <w:divBdr>
        <w:top w:val="none" w:sz="0" w:space="0" w:color="auto"/>
        <w:left w:val="none" w:sz="0" w:space="0" w:color="auto"/>
        <w:bottom w:val="none" w:sz="0" w:space="0" w:color="auto"/>
        <w:right w:val="none" w:sz="0" w:space="0" w:color="auto"/>
      </w:divBdr>
    </w:div>
    <w:div w:id="728453421">
      <w:bodyDiv w:val="1"/>
      <w:marLeft w:val="0"/>
      <w:marRight w:val="0"/>
      <w:marTop w:val="0"/>
      <w:marBottom w:val="0"/>
      <w:divBdr>
        <w:top w:val="none" w:sz="0" w:space="0" w:color="auto"/>
        <w:left w:val="none" w:sz="0" w:space="0" w:color="auto"/>
        <w:bottom w:val="none" w:sz="0" w:space="0" w:color="auto"/>
        <w:right w:val="none" w:sz="0" w:space="0" w:color="auto"/>
      </w:divBdr>
    </w:div>
    <w:div w:id="733893043">
      <w:bodyDiv w:val="1"/>
      <w:marLeft w:val="0"/>
      <w:marRight w:val="0"/>
      <w:marTop w:val="0"/>
      <w:marBottom w:val="0"/>
      <w:divBdr>
        <w:top w:val="none" w:sz="0" w:space="0" w:color="auto"/>
        <w:left w:val="none" w:sz="0" w:space="0" w:color="auto"/>
        <w:bottom w:val="none" w:sz="0" w:space="0" w:color="auto"/>
        <w:right w:val="none" w:sz="0" w:space="0" w:color="auto"/>
      </w:divBdr>
    </w:div>
    <w:div w:id="741221025">
      <w:bodyDiv w:val="1"/>
      <w:marLeft w:val="0"/>
      <w:marRight w:val="0"/>
      <w:marTop w:val="0"/>
      <w:marBottom w:val="0"/>
      <w:divBdr>
        <w:top w:val="none" w:sz="0" w:space="0" w:color="auto"/>
        <w:left w:val="none" w:sz="0" w:space="0" w:color="auto"/>
        <w:bottom w:val="none" w:sz="0" w:space="0" w:color="auto"/>
        <w:right w:val="none" w:sz="0" w:space="0" w:color="auto"/>
      </w:divBdr>
    </w:div>
    <w:div w:id="742916227">
      <w:bodyDiv w:val="1"/>
      <w:marLeft w:val="0"/>
      <w:marRight w:val="0"/>
      <w:marTop w:val="0"/>
      <w:marBottom w:val="0"/>
      <w:divBdr>
        <w:top w:val="none" w:sz="0" w:space="0" w:color="auto"/>
        <w:left w:val="none" w:sz="0" w:space="0" w:color="auto"/>
        <w:bottom w:val="none" w:sz="0" w:space="0" w:color="auto"/>
        <w:right w:val="none" w:sz="0" w:space="0" w:color="auto"/>
      </w:divBdr>
    </w:div>
    <w:div w:id="745804650">
      <w:bodyDiv w:val="1"/>
      <w:marLeft w:val="0"/>
      <w:marRight w:val="0"/>
      <w:marTop w:val="0"/>
      <w:marBottom w:val="0"/>
      <w:divBdr>
        <w:top w:val="none" w:sz="0" w:space="0" w:color="auto"/>
        <w:left w:val="none" w:sz="0" w:space="0" w:color="auto"/>
        <w:bottom w:val="none" w:sz="0" w:space="0" w:color="auto"/>
        <w:right w:val="none" w:sz="0" w:space="0" w:color="auto"/>
      </w:divBdr>
    </w:div>
    <w:div w:id="759372094">
      <w:bodyDiv w:val="1"/>
      <w:marLeft w:val="0"/>
      <w:marRight w:val="0"/>
      <w:marTop w:val="0"/>
      <w:marBottom w:val="0"/>
      <w:divBdr>
        <w:top w:val="none" w:sz="0" w:space="0" w:color="auto"/>
        <w:left w:val="none" w:sz="0" w:space="0" w:color="auto"/>
        <w:bottom w:val="none" w:sz="0" w:space="0" w:color="auto"/>
        <w:right w:val="none" w:sz="0" w:space="0" w:color="auto"/>
      </w:divBdr>
    </w:div>
    <w:div w:id="769358252">
      <w:bodyDiv w:val="1"/>
      <w:marLeft w:val="0"/>
      <w:marRight w:val="0"/>
      <w:marTop w:val="0"/>
      <w:marBottom w:val="0"/>
      <w:divBdr>
        <w:top w:val="none" w:sz="0" w:space="0" w:color="auto"/>
        <w:left w:val="none" w:sz="0" w:space="0" w:color="auto"/>
        <w:bottom w:val="none" w:sz="0" w:space="0" w:color="auto"/>
        <w:right w:val="none" w:sz="0" w:space="0" w:color="auto"/>
      </w:divBdr>
    </w:div>
    <w:div w:id="771703486">
      <w:bodyDiv w:val="1"/>
      <w:marLeft w:val="0"/>
      <w:marRight w:val="0"/>
      <w:marTop w:val="0"/>
      <w:marBottom w:val="0"/>
      <w:divBdr>
        <w:top w:val="none" w:sz="0" w:space="0" w:color="auto"/>
        <w:left w:val="none" w:sz="0" w:space="0" w:color="auto"/>
        <w:bottom w:val="none" w:sz="0" w:space="0" w:color="auto"/>
        <w:right w:val="none" w:sz="0" w:space="0" w:color="auto"/>
      </w:divBdr>
    </w:div>
    <w:div w:id="774445985">
      <w:bodyDiv w:val="1"/>
      <w:marLeft w:val="0"/>
      <w:marRight w:val="0"/>
      <w:marTop w:val="0"/>
      <w:marBottom w:val="0"/>
      <w:divBdr>
        <w:top w:val="none" w:sz="0" w:space="0" w:color="auto"/>
        <w:left w:val="none" w:sz="0" w:space="0" w:color="auto"/>
        <w:bottom w:val="none" w:sz="0" w:space="0" w:color="auto"/>
        <w:right w:val="none" w:sz="0" w:space="0" w:color="auto"/>
      </w:divBdr>
    </w:div>
    <w:div w:id="775054876">
      <w:bodyDiv w:val="1"/>
      <w:marLeft w:val="0"/>
      <w:marRight w:val="0"/>
      <w:marTop w:val="0"/>
      <w:marBottom w:val="0"/>
      <w:divBdr>
        <w:top w:val="none" w:sz="0" w:space="0" w:color="auto"/>
        <w:left w:val="none" w:sz="0" w:space="0" w:color="auto"/>
        <w:bottom w:val="none" w:sz="0" w:space="0" w:color="auto"/>
        <w:right w:val="none" w:sz="0" w:space="0" w:color="auto"/>
      </w:divBdr>
    </w:div>
    <w:div w:id="777211687">
      <w:bodyDiv w:val="1"/>
      <w:marLeft w:val="0"/>
      <w:marRight w:val="0"/>
      <w:marTop w:val="0"/>
      <w:marBottom w:val="0"/>
      <w:divBdr>
        <w:top w:val="none" w:sz="0" w:space="0" w:color="auto"/>
        <w:left w:val="none" w:sz="0" w:space="0" w:color="auto"/>
        <w:bottom w:val="none" w:sz="0" w:space="0" w:color="auto"/>
        <w:right w:val="none" w:sz="0" w:space="0" w:color="auto"/>
      </w:divBdr>
    </w:div>
    <w:div w:id="783235846">
      <w:bodyDiv w:val="1"/>
      <w:marLeft w:val="0"/>
      <w:marRight w:val="0"/>
      <w:marTop w:val="0"/>
      <w:marBottom w:val="0"/>
      <w:divBdr>
        <w:top w:val="none" w:sz="0" w:space="0" w:color="auto"/>
        <w:left w:val="none" w:sz="0" w:space="0" w:color="auto"/>
        <w:bottom w:val="none" w:sz="0" w:space="0" w:color="auto"/>
        <w:right w:val="none" w:sz="0" w:space="0" w:color="auto"/>
      </w:divBdr>
    </w:div>
    <w:div w:id="784229825">
      <w:bodyDiv w:val="1"/>
      <w:marLeft w:val="0"/>
      <w:marRight w:val="0"/>
      <w:marTop w:val="0"/>
      <w:marBottom w:val="0"/>
      <w:divBdr>
        <w:top w:val="none" w:sz="0" w:space="0" w:color="auto"/>
        <w:left w:val="none" w:sz="0" w:space="0" w:color="auto"/>
        <w:bottom w:val="none" w:sz="0" w:space="0" w:color="auto"/>
        <w:right w:val="none" w:sz="0" w:space="0" w:color="auto"/>
      </w:divBdr>
    </w:div>
    <w:div w:id="798838169">
      <w:bodyDiv w:val="1"/>
      <w:marLeft w:val="0"/>
      <w:marRight w:val="0"/>
      <w:marTop w:val="0"/>
      <w:marBottom w:val="0"/>
      <w:divBdr>
        <w:top w:val="none" w:sz="0" w:space="0" w:color="auto"/>
        <w:left w:val="none" w:sz="0" w:space="0" w:color="auto"/>
        <w:bottom w:val="none" w:sz="0" w:space="0" w:color="auto"/>
        <w:right w:val="none" w:sz="0" w:space="0" w:color="auto"/>
      </w:divBdr>
    </w:div>
    <w:div w:id="801576425">
      <w:bodyDiv w:val="1"/>
      <w:marLeft w:val="0"/>
      <w:marRight w:val="0"/>
      <w:marTop w:val="0"/>
      <w:marBottom w:val="0"/>
      <w:divBdr>
        <w:top w:val="none" w:sz="0" w:space="0" w:color="auto"/>
        <w:left w:val="none" w:sz="0" w:space="0" w:color="auto"/>
        <w:bottom w:val="none" w:sz="0" w:space="0" w:color="auto"/>
        <w:right w:val="none" w:sz="0" w:space="0" w:color="auto"/>
      </w:divBdr>
    </w:div>
    <w:div w:id="805122743">
      <w:bodyDiv w:val="1"/>
      <w:marLeft w:val="0"/>
      <w:marRight w:val="0"/>
      <w:marTop w:val="0"/>
      <w:marBottom w:val="0"/>
      <w:divBdr>
        <w:top w:val="none" w:sz="0" w:space="0" w:color="auto"/>
        <w:left w:val="none" w:sz="0" w:space="0" w:color="auto"/>
        <w:bottom w:val="none" w:sz="0" w:space="0" w:color="auto"/>
        <w:right w:val="none" w:sz="0" w:space="0" w:color="auto"/>
      </w:divBdr>
    </w:div>
    <w:div w:id="807626797">
      <w:bodyDiv w:val="1"/>
      <w:marLeft w:val="0"/>
      <w:marRight w:val="0"/>
      <w:marTop w:val="0"/>
      <w:marBottom w:val="0"/>
      <w:divBdr>
        <w:top w:val="none" w:sz="0" w:space="0" w:color="auto"/>
        <w:left w:val="none" w:sz="0" w:space="0" w:color="auto"/>
        <w:bottom w:val="none" w:sz="0" w:space="0" w:color="auto"/>
        <w:right w:val="none" w:sz="0" w:space="0" w:color="auto"/>
      </w:divBdr>
    </w:div>
    <w:div w:id="813521612">
      <w:bodyDiv w:val="1"/>
      <w:marLeft w:val="0"/>
      <w:marRight w:val="0"/>
      <w:marTop w:val="0"/>
      <w:marBottom w:val="0"/>
      <w:divBdr>
        <w:top w:val="none" w:sz="0" w:space="0" w:color="auto"/>
        <w:left w:val="none" w:sz="0" w:space="0" w:color="auto"/>
        <w:bottom w:val="none" w:sz="0" w:space="0" w:color="auto"/>
        <w:right w:val="none" w:sz="0" w:space="0" w:color="auto"/>
      </w:divBdr>
    </w:div>
    <w:div w:id="818809487">
      <w:bodyDiv w:val="1"/>
      <w:marLeft w:val="0"/>
      <w:marRight w:val="0"/>
      <w:marTop w:val="0"/>
      <w:marBottom w:val="0"/>
      <w:divBdr>
        <w:top w:val="none" w:sz="0" w:space="0" w:color="auto"/>
        <w:left w:val="none" w:sz="0" w:space="0" w:color="auto"/>
        <w:bottom w:val="none" w:sz="0" w:space="0" w:color="auto"/>
        <w:right w:val="none" w:sz="0" w:space="0" w:color="auto"/>
      </w:divBdr>
    </w:div>
    <w:div w:id="824008752">
      <w:bodyDiv w:val="1"/>
      <w:marLeft w:val="0"/>
      <w:marRight w:val="0"/>
      <w:marTop w:val="0"/>
      <w:marBottom w:val="0"/>
      <w:divBdr>
        <w:top w:val="none" w:sz="0" w:space="0" w:color="auto"/>
        <w:left w:val="none" w:sz="0" w:space="0" w:color="auto"/>
        <w:bottom w:val="none" w:sz="0" w:space="0" w:color="auto"/>
        <w:right w:val="none" w:sz="0" w:space="0" w:color="auto"/>
      </w:divBdr>
    </w:div>
    <w:div w:id="824275198">
      <w:bodyDiv w:val="1"/>
      <w:marLeft w:val="0"/>
      <w:marRight w:val="0"/>
      <w:marTop w:val="0"/>
      <w:marBottom w:val="0"/>
      <w:divBdr>
        <w:top w:val="none" w:sz="0" w:space="0" w:color="auto"/>
        <w:left w:val="none" w:sz="0" w:space="0" w:color="auto"/>
        <w:bottom w:val="none" w:sz="0" w:space="0" w:color="auto"/>
        <w:right w:val="none" w:sz="0" w:space="0" w:color="auto"/>
      </w:divBdr>
      <w:divsChild>
        <w:div w:id="2144500178">
          <w:marLeft w:val="0"/>
          <w:marRight w:val="0"/>
          <w:marTop w:val="0"/>
          <w:marBottom w:val="0"/>
          <w:divBdr>
            <w:top w:val="none" w:sz="0" w:space="0" w:color="auto"/>
            <w:left w:val="none" w:sz="0" w:space="0" w:color="auto"/>
            <w:bottom w:val="none" w:sz="0" w:space="0" w:color="auto"/>
            <w:right w:val="none" w:sz="0" w:space="0" w:color="auto"/>
          </w:divBdr>
        </w:div>
      </w:divsChild>
    </w:div>
    <w:div w:id="831717736">
      <w:bodyDiv w:val="1"/>
      <w:marLeft w:val="0"/>
      <w:marRight w:val="0"/>
      <w:marTop w:val="0"/>
      <w:marBottom w:val="0"/>
      <w:divBdr>
        <w:top w:val="none" w:sz="0" w:space="0" w:color="auto"/>
        <w:left w:val="none" w:sz="0" w:space="0" w:color="auto"/>
        <w:bottom w:val="none" w:sz="0" w:space="0" w:color="auto"/>
        <w:right w:val="none" w:sz="0" w:space="0" w:color="auto"/>
      </w:divBdr>
    </w:div>
    <w:div w:id="832524009">
      <w:bodyDiv w:val="1"/>
      <w:marLeft w:val="0"/>
      <w:marRight w:val="0"/>
      <w:marTop w:val="0"/>
      <w:marBottom w:val="0"/>
      <w:divBdr>
        <w:top w:val="none" w:sz="0" w:space="0" w:color="auto"/>
        <w:left w:val="none" w:sz="0" w:space="0" w:color="auto"/>
        <w:bottom w:val="none" w:sz="0" w:space="0" w:color="auto"/>
        <w:right w:val="none" w:sz="0" w:space="0" w:color="auto"/>
      </w:divBdr>
    </w:div>
    <w:div w:id="834806199">
      <w:bodyDiv w:val="1"/>
      <w:marLeft w:val="0"/>
      <w:marRight w:val="0"/>
      <w:marTop w:val="0"/>
      <w:marBottom w:val="0"/>
      <w:divBdr>
        <w:top w:val="none" w:sz="0" w:space="0" w:color="auto"/>
        <w:left w:val="none" w:sz="0" w:space="0" w:color="auto"/>
        <w:bottom w:val="none" w:sz="0" w:space="0" w:color="auto"/>
        <w:right w:val="none" w:sz="0" w:space="0" w:color="auto"/>
      </w:divBdr>
    </w:div>
    <w:div w:id="856772606">
      <w:bodyDiv w:val="1"/>
      <w:marLeft w:val="0"/>
      <w:marRight w:val="0"/>
      <w:marTop w:val="0"/>
      <w:marBottom w:val="0"/>
      <w:divBdr>
        <w:top w:val="none" w:sz="0" w:space="0" w:color="auto"/>
        <w:left w:val="none" w:sz="0" w:space="0" w:color="auto"/>
        <w:bottom w:val="none" w:sz="0" w:space="0" w:color="auto"/>
        <w:right w:val="none" w:sz="0" w:space="0" w:color="auto"/>
      </w:divBdr>
    </w:div>
    <w:div w:id="859591431">
      <w:bodyDiv w:val="1"/>
      <w:marLeft w:val="0"/>
      <w:marRight w:val="0"/>
      <w:marTop w:val="0"/>
      <w:marBottom w:val="0"/>
      <w:divBdr>
        <w:top w:val="none" w:sz="0" w:space="0" w:color="auto"/>
        <w:left w:val="none" w:sz="0" w:space="0" w:color="auto"/>
        <w:bottom w:val="none" w:sz="0" w:space="0" w:color="auto"/>
        <w:right w:val="none" w:sz="0" w:space="0" w:color="auto"/>
      </w:divBdr>
    </w:div>
    <w:div w:id="865945275">
      <w:bodyDiv w:val="1"/>
      <w:marLeft w:val="0"/>
      <w:marRight w:val="0"/>
      <w:marTop w:val="0"/>
      <w:marBottom w:val="0"/>
      <w:divBdr>
        <w:top w:val="none" w:sz="0" w:space="0" w:color="auto"/>
        <w:left w:val="none" w:sz="0" w:space="0" w:color="auto"/>
        <w:bottom w:val="none" w:sz="0" w:space="0" w:color="auto"/>
        <w:right w:val="none" w:sz="0" w:space="0" w:color="auto"/>
      </w:divBdr>
    </w:div>
    <w:div w:id="872616704">
      <w:bodyDiv w:val="1"/>
      <w:marLeft w:val="0"/>
      <w:marRight w:val="0"/>
      <w:marTop w:val="0"/>
      <w:marBottom w:val="0"/>
      <w:divBdr>
        <w:top w:val="none" w:sz="0" w:space="0" w:color="auto"/>
        <w:left w:val="none" w:sz="0" w:space="0" w:color="auto"/>
        <w:bottom w:val="none" w:sz="0" w:space="0" w:color="auto"/>
        <w:right w:val="none" w:sz="0" w:space="0" w:color="auto"/>
      </w:divBdr>
    </w:div>
    <w:div w:id="876043509">
      <w:bodyDiv w:val="1"/>
      <w:marLeft w:val="0"/>
      <w:marRight w:val="0"/>
      <w:marTop w:val="0"/>
      <w:marBottom w:val="0"/>
      <w:divBdr>
        <w:top w:val="none" w:sz="0" w:space="0" w:color="auto"/>
        <w:left w:val="none" w:sz="0" w:space="0" w:color="auto"/>
        <w:bottom w:val="none" w:sz="0" w:space="0" w:color="auto"/>
        <w:right w:val="none" w:sz="0" w:space="0" w:color="auto"/>
      </w:divBdr>
    </w:div>
    <w:div w:id="882256951">
      <w:bodyDiv w:val="1"/>
      <w:marLeft w:val="0"/>
      <w:marRight w:val="0"/>
      <w:marTop w:val="0"/>
      <w:marBottom w:val="0"/>
      <w:divBdr>
        <w:top w:val="none" w:sz="0" w:space="0" w:color="auto"/>
        <w:left w:val="none" w:sz="0" w:space="0" w:color="auto"/>
        <w:bottom w:val="none" w:sz="0" w:space="0" w:color="auto"/>
        <w:right w:val="none" w:sz="0" w:space="0" w:color="auto"/>
      </w:divBdr>
    </w:div>
    <w:div w:id="883492774">
      <w:bodyDiv w:val="1"/>
      <w:marLeft w:val="0"/>
      <w:marRight w:val="0"/>
      <w:marTop w:val="0"/>
      <w:marBottom w:val="0"/>
      <w:divBdr>
        <w:top w:val="none" w:sz="0" w:space="0" w:color="auto"/>
        <w:left w:val="none" w:sz="0" w:space="0" w:color="auto"/>
        <w:bottom w:val="none" w:sz="0" w:space="0" w:color="auto"/>
        <w:right w:val="none" w:sz="0" w:space="0" w:color="auto"/>
      </w:divBdr>
    </w:div>
    <w:div w:id="885869069">
      <w:bodyDiv w:val="1"/>
      <w:marLeft w:val="0"/>
      <w:marRight w:val="0"/>
      <w:marTop w:val="0"/>
      <w:marBottom w:val="0"/>
      <w:divBdr>
        <w:top w:val="none" w:sz="0" w:space="0" w:color="auto"/>
        <w:left w:val="none" w:sz="0" w:space="0" w:color="auto"/>
        <w:bottom w:val="none" w:sz="0" w:space="0" w:color="auto"/>
        <w:right w:val="none" w:sz="0" w:space="0" w:color="auto"/>
      </w:divBdr>
    </w:div>
    <w:div w:id="894124146">
      <w:bodyDiv w:val="1"/>
      <w:marLeft w:val="0"/>
      <w:marRight w:val="0"/>
      <w:marTop w:val="0"/>
      <w:marBottom w:val="0"/>
      <w:divBdr>
        <w:top w:val="none" w:sz="0" w:space="0" w:color="auto"/>
        <w:left w:val="none" w:sz="0" w:space="0" w:color="auto"/>
        <w:bottom w:val="none" w:sz="0" w:space="0" w:color="auto"/>
        <w:right w:val="none" w:sz="0" w:space="0" w:color="auto"/>
      </w:divBdr>
    </w:div>
    <w:div w:id="896161885">
      <w:bodyDiv w:val="1"/>
      <w:marLeft w:val="0"/>
      <w:marRight w:val="0"/>
      <w:marTop w:val="0"/>
      <w:marBottom w:val="0"/>
      <w:divBdr>
        <w:top w:val="none" w:sz="0" w:space="0" w:color="auto"/>
        <w:left w:val="none" w:sz="0" w:space="0" w:color="auto"/>
        <w:bottom w:val="none" w:sz="0" w:space="0" w:color="auto"/>
        <w:right w:val="none" w:sz="0" w:space="0" w:color="auto"/>
      </w:divBdr>
    </w:div>
    <w:div w:id="902300461">
      <w:bodyDiv w:val="1"/>
      <w:marLeft w:val="0"/>
      <w:marRight w:val="0"/>
      <w:marTop w:val="0"/>
      <w:marBottom w:val="0"/>
      <w:divBdr>
        <w:top w:val="none" w:sz="0" w:space="0" w:color="auto"/>
        <w:left w:val="none" w:sz="0" w:space="0" w:color="auto"/>
        <w:bottom w:val="none" w:sz="0" w:space="0" w:color="auto"/>
        <w:right w:val="none" w:sz="0" w:space="0" w:color="auto"/>
      </w:divBdr>
    </w:div>
    <w:div w:id="903754201">
      <w:bodyDiv w:val="1"/>
      <w:marLeft w:val="0"/>
      <w:marRight w:val="0"/>
      <w:marTop w:val="0"/>
      <w:marBottom w:val="0"/>
      <w:divBdr>
        <w:top w:val="none" w:sz="0" w:space="0" w:color="auto"/>
        <w:left w:val="none" w:sz="0" w:space="0" w:color="auto"/>
        <w:bottom w:val="none" w:sz="0" w:space="0" w:color="auto"/>
        <w:right w:val="none" w:sz="0" w:space="0" w:color="auto"/>
      </w:divBdr>
    </w:div>
    <w:div w:id="904267758">
      <w:bodyDiv w:val="1"/>
      <w:marLeft w:val="0"/>
      <w:marRight w:val="0"/>
      <w:marTop w:val="0"/>
      <w:marBottom w:val="0"/>
      <w:divBdr>
        <w:top w:val="none" w:sz="0" w:space="0" w:color="auto"/>
        <w:left w:val="none" w:sz="0" w:space="0" w:color="auto"/>
        <w:bottom w:val="none" w:sz="0" w:space="0" w:color="auto"/>
        <w:right w:val="none" w:sz="0" w:space="0" w:color="auto"/>
      </w:divBdr>
    </w:div>
    <w:div w:id="912012419">
      <w:bodyDiv w:val="1"/>
      <w:marLeft w:val="0"/>
      <w:marRight w:val="0"/>
      <w:marTop w:val="0"/>
      <w:marBottom w:val="0"/>
      <w:divBdr>
        <w:top w:val="none" w:sz="0" w:space="0" w:color="auto"/>
        <w:left w:val="none" w:sz="0" w:space="0" w:color="auto"/>
        <w:bottom w:val="none" w:sz="0" w:space="0" w:color="auto"/>
        <w:right w:val="none" w:sz="0" w:space="0" w:color="auto"/>
      </w:divBdr>
    </w:div>
    <w:div w:id="924412429">
      <w:bodyDiv w:val="1"/>
      <w:marLeft w:val="0"/>
      <w:marRight w:val="0"/>
      <w:marTop w:val="0"/>
      <w:marBottom w:val="0"/>
      <w:divBdr>
        <w:top w:val="none" w:sz="0" w:space="0" w:color="auto"/>
        <w:left w:val="none" w:sz="0" w:space="0" w:color="auto"/>
        <w:bottom w:val="none" w:sz="0" w:space="0" w:color="auto"/>
        <w:right w:val="none" w:sz="0" w:space="0" w:color="auto"/>
      </w:divBdr>
    </w:div>
    <w:div w:id="930352413">
      <w:bodyDiv w:val="1"/>
      <w:marLeft w:val="0"/>
      <w:marRight w:val="0"/>
      <w:marTop w:val="0"/>
      <w:marBottom w:val="0"/>
      <w:divBdr>
        <w:top w:val="none" w:sz="0" w:space="0" w:color="auto"/>
        <w:left w:val="none" w:sz="0" w:space="0" w:color="auto"/>
        <w:bottom w:val="none" w:sz="0" w:space="0" w:color="auto"/>
        <w:right w:val="none" w:sz="0" w:space="0" w:color="auto"/>
      </w:divBdr>
    </w:div>
    <w:div w:id="935938867">
      <w:bodyDiv w:val="1"/>
      <w:marLeft w:val="0"/>
      <w:marRight w:val="0"/>
      <w:marTop w:val="0"/>
      <w:marBottom w:val="0"/>
      <w:divBdr>
        <w:top w:val="none" w:sz="0" w:space="0" w:color="auto"/>
        <w:left w:val="none" w:sz="0" w:space="0" w:color="auto"/>
        <w:bottom w:val="none" w:sz="0" w:space="0" w:color="auto"/>
        <w:right w:val="none" w:sz="0" w:space="0" w:color="auto"/>
      </w:divBdr>
    </w:div>
    <w:div w:id="937955170">
      <w:bodyDiv w:val="1"/>
      <w:marLeft w:val="0"/>
      <w:marRight w:val="0"/>
      <w:marTop w:val="0"/>
      <w:marBottom w:val="0"/>
      <w:divBdr>
        <w:top w:val="none" w:sz="0" w:space="0" w:color="auto"/>
        <w:left w:val="none" w:sz="0" w:space="0" w:color="auto"/>
        <w:bottom w:val="none" w:sz="0" w:space="0" w:color="auto"/>
        <w:right w:val="none" w:sz="0" w:space="0" w:color="auto"/>
      </w:divBdr>
    </w:div>
    <w:div w:id="945776268">
      <w:bodyDiv w:val="1"/>
      <w:marLeft w:val="0"/>
      <w:marRight w:val="0"/>
      <w:marTop w:val="0"/>
      <w:marBottom w:val="0"/>
      <w:divBdr>
        <w:top w:val="none" w:sz="0" w:space="0" w:color="auto"/>
        <w:left w:val="none" w:sz="0" w:space="0" w:color="auto"/>
        <w:bottom w:val="none" w:sz="0" w:space="0" w:color="auto"/>
        <w:right w:val="none" w:sz="0" w:space="0" w:color="auto"/>
      </w:divBdr>
    </w:div>
    <w:div w:id="949507347">
      <w:bodyDiv w:val="1"/>
      <w:marLeft w:val="0"/>
      <w:marRight w:val="0"/>
      <w:marTop w:val="0"/>
      <w:marBottom w:val="0"/>
      <w:divBdr>
        <w:top w:val="none" w:sz="0" w:space="0" w:color="auto"/>
        <w:left w:val="none" w:sz="0" w:space="0" w:color="auto"/>
        <w:bottom w:val="none" w:sz="0" w:space="0" w:color="auto"/>
        <w:right w:val="none" w:sz="0" w:space="0" w:color="auto"/>
      </w:divBdr>
    </w:div>
    <w:div w:id="953900914">
      <w:bodyDiv w:val="1"/>
      <w:marLeft w:val="0"/>
      <w:marRight w:val="0"/>
      <w:marTop w:val="0"/>
      <w:marBottom w:val="0"/>
      <w:divBdr>
        <w:top w:val="none" w:sz="0" w:space="0" w:color="auto"/>
        <w:left w:val="none" w:sz="0" w:space="0" w:color="auto"/>
        <w:bottom w:val="none" w:sz="0" w:space="0" w:color="auto"/>
        <w:right w:val="none" w:sz="0" w:space="0" w:color="auto"/>
      </w:divBdr>
    </w:div>
    <w:div w:id="971597383">
      <w:bodyDiv w:val="1"/>
      <w:marLeft w:val="0"/>
      <w:marRight w:val="0"/>
      <w:marTop w:val="0"/>
      <w:marBottom w:val="0"/>
      <w:divBdr>
        <w:top w:val="none" w:sz="0" w:space="0" w:color="auto"/>
        <w:left w:val="none" w:sz="0" w:space="0" w:color="auto"/>
        <w:bottom w:val="none" w:sz="0" w:space="0" w:color="auto"/>
        <w:right w:val="none" w:sz="0" w:space="0" w:color="auto"/>
      </w:divBdr>
    </w:div>
    <w:div w:id="972250426">
      <w:bodyDiv w:val="1"/>
      <w:marLeft w:val="0"/>
      <w:marRight w:val="0"/>
      <w:marTop w:val="0"/>
      <w:marBottom w:val="0"/>
      <w:divBdr>
        <w:top w:val="none" w:sz="0" w:space="0" w:color="auto"/>
        <w:left w:val="none" w:sz="0" w:space="0" w:color="auto"/>
        <w:bottom w:val="none" w:sz="0" w:space="0" w:color="auto"/>
        <w:right w:val="none" w:sz="0" w:space="0" w:color="auto"/>
      </w:divBdr>
    </w:div>
    <w:div w:id="972709400">
      <w:bodyDiv w:val="1"/>
      <w:marLeft w:val="0"/>
      <w:marRight w:val="0"/>
      <w:marTop w:val="0"/>
      <w:marBottom w:val="0"/>
      <w:divBdr>
        <w:top w:val="none" w:sz="0" w:space="0" w:color="auto"/>
        <w:left w:val="none" w:sz="0" w:space="0" w:color="auto"/>
        <w:bottom w:val="none" w:sz="0" w:space="0" w:color="auto"/>
        <w:right w:val="none" w:sz="0" w:space="0" w:color="auto"/>
      </w:divBdr>
    </w:div>
    <w:div w:id="980311810">
      <w:bodyDiv w:val="1"/>
      <w:marLeft w:val="0"/>
      <w:marRight w:val="0"/>
      <w:marTop w:val="0"/>
      <w:marBottom w:val="0"/>
      <w:divBdr>
        <w:top w:val="none" w:sz="0" w:space="0" w:color="auto"/>
        <w:left w:val="none" w:sz="0" w:space="0" w:color="auto"/>
        <w:bottom w:val="none" w:sz="0" w:space="0" w:color="auto"/>
        <w:right w:val="none" w:sz="0" w:space="0" w:color="auto"/>
      </w:divBdr>
    </w:div>
    <w:div w:id="996105010">
      <w:bodyDiv w:val="1"/>
      <w:marLeft w:val="0"/>
      <w:marRight w:val="0"/>
      <w:marTop w:val="0"/>
      <w:marBottom w:val="0"/>
      <w:divBdr>
        <w:top w:val="none" w:sz="0" w:space="0" w:color="auto"/>
        <w:left w:val="none" w:sz="0" w:space="0" w:color="auto"/>
        <w:bottom w:val="none" w:sz="0" w:space="0" w:color="auto"/>
        <w:right w:val="none" w:sz="0" w:space="0" w:color="auto"/>
      </w:divBdr>
    </w:div>
    <w:div w:id="1001465531">
      <w:bodyDiv w:val="1"/>
      <w:marLeft w:val="0"/>
      <w:marRight w:val="0"/>
      <w:marTop w:val="0"/>
      <w:marBottom w:val="0"/>
      <w:divBdr>
        <w:top w:val="none" w:sz="0" w:space="0" w:color="auto"/>
        <w:left w:val="none" w:sz="0" w:space="0" w:color="auto"/>
        <w:bottom w:val="none" w:sz="0" w:space="0" w:color="auto"/>
        <w:right w:val="none" w:sz="0" w:space="0" w:color="auto"/>
      </w:divBdr>
    </w:div>
    <w:div w:id="1002054003">
      <w:bodyDiv w:val="1"/>
      <w:marLeft w:val="0"/>
      <w:marRight w:val="0"/>
      <w:marTop w:val="0"/>
      <w:marBottom w:val="0"/>
      <w:divBdr>
        <w:top w:val="none" w:sz="0" w:space="0" w:color="auto"/>
        <w:left w:val="none" w:sz="0" w:space="0" w:color="auto"/>
        <w:bottom w:val="none" w:sz="0" w:space="0" w:color="auto"/>
        <w:right w:val="none" w:sz="0" w:space="0" w:color="auto"/>
      </w:divBdr>
    </w:div>
    <w:div w:id="1006520659">
      <w:bodyDiv w:val="1"/>
      <w:marLeft w:val="0"/>
      <w:marRight w:val="0"/>
      <w:marTop w:val="0"/>
      <w:marBottom w:val="0"/>
      <w:divBdr>
        <w:top w:val="none" w:sz="0" w:space="0" w:color="auto"/>
        <w:left w:val="none" w:sz="0" w:space="0" w:color="auto"/>
        <w:bottom w:val="none" w:sz="0" w:space="0" w:color="auto"/>
        <w:right w:val="none" w:sz="0" w:space="0" w:color="auto"/>
      </w:divBdr>
    </w:div>
    <w:div w:id="1021933093">
      <w:bodyDiv w:val="1"/>
      <w:marLeft w:val="0"/>
      <w:marRight w:val="0"/>
      <w:marTop w:val="0"/>
      <w:marBottom w:val="0"/>
      <w:divBdr>
        <w:top w:val="none" w:sz="0" w:space="0" w:color="auto"/>
        <w:left w:val="none" w:sz="0" w:space="0" w:color="auto"/>
        <w:bottom w:val="none" w:sz="0" w:space="0" w:color="auto"/>
        <w:right w:val="none" w:sz="0" w:space="0" w:color="auto"/>
      </w:divBdr>
    </w:div>
    <w:div w:id="1023677356">
      <w:bodyDiv w:val="1"/>
      <w:marLeft w:val="0"/>
      <w:marRight w:val="0"/>
      <w:marTop w:val="0"/>
      <w:marBottom w:val="0"/>
      <w:divBdr>
        <w:top w:val="none" w:sz="0" w:space="0" w:color="auto"/>
        <w:left w:val="none" w:sz="0" w:space="0" w:color="auto"/>
        <w:bottom w:val="none" w:sz="0" w:space="0" w:color="auto"/>
        <w:right w:val="none" w:sz="0" w:space="0" w:color="auto"/>
      </w:divBdr>
    </w:div>
    <w:div w:id="1031609364">
      <w:bodyDiv w:val="1"/>
      <w:marLeft w:val="0"/>
      <w:marRight w:val="0"/>
      <w:marTop w:val="0"/>
      <w:marBottom w:val="0"/>
      <w:divBdr>
        <w:top w:val="none" w:sz="0" w:space="0" w:color="auto"/>
        <w:left w:val="none" w:sz="0" w:space="0" w:color="auto"/>
        <w:bottom w:val="none" w:sz="0" w:space="0" w:color="auto"/>
        <w:right w:val="none" w:sz="0" w:space="0" w:color="auto"/>
      </w:divBdr>
    </w:div>
    <w:div w:id="1035544374">
      <w:bodyDiv w:val="1"/>
      <w:marLeft w:val="0"/>
      <w:marRight w:val="0"/>
      <w:marTop w:val="0"/>
      <w:marBottom w:val="0"/>
      <w:divBdr>
        <w:top w:val="none" w:sz="0" w:space="0" w:color="auto"/>
        <w:left w:val="none" w:sz="0" w:space="0" w:color="auto"/>
        <w:bottom w:val="none" w:sz="0" w:space="0" w:color="auto"/>
        <w:right w:val="none" w:sz="0" w:space="0" w:color="auto"/>
      </w:divBdr>
    </w:div>
    <w:div w:id="1040321897">
      <w:bodyDiv w:val="1"/>
      <w:marLeft w:val="0"/>
      <w:marRight w:val="0"/>
      <w:marTop w:val="0"/>
      <w:marBottom w:val="0"/>
      <w:divBdr>
        <w:top w:val="none" w:sz="0" w:space="0" w:color="auto"/>
        <w:left w:val="none" w:sz="0" w:space="0" w:color="auto"/>
        <w:bottom w:val="none" w:sz="0" w:space="0" w:color="auto"/>
        <w:right w:val="none" w:sz="0" w:space="0" w:color="auto"/>
      </w:divBdr>
    </w:div>
    <w:div w:id="1042944329">
      <w:bodyDiv w:val="1"/>
      <w:marLeft w:val="0"/>
      <w:marRight w:val="0"/>
      <w:marTop w:val="0"/>
      <w:marBottom w:val="0"/>
      <w:divBdr>
        <w:top w:val="none" w:sz="0" w:space="0" w:color="auto"/>
        <w:left w:val="none" w:sz="0" w:space="0" w:color="auto"/>
        <w:bottom w:val="none" w:sz="0" w:space="0" w:color="auto"/>
        <w:right w:val="none" w:sz="0" w:space="0" w:color="auto"/>
      </w:divBdr>
    </w:div>
    <w:div w:id="1044409420">
      <w:bodyDiv w:val="1"/>
      <w:marLeft w:val="0"/>
      <w:marRight w:val="0"/>
      <w:marTop w:val="0"/>
      <w:marBottom w:val="0"/>
      <w:divBdr>
        <w:top w:val="none" w:sz="0" w:space="0" w:color="auto"/>
        <w:left w:val="none" w:sz="0" w:space="0" w:color="auto"/>
        <w:bottom w:val="none" w:sz="0" w:space="0" w:color="auto"/>
        <w:right w:val="none" w:sz="0" w:space="0" w:color="auto"/>
      </w:divBdr>
    </w:div>
    <w:div w:id="1054935994">
      <w:bodyDiv w:val="1"/>
      <w:marLeft w:val="0"/>
      <w:marRight w:val="0"/>
      <w:marTop w:val="0"/>
      <w:marBottom w:val="0"/>
      <w:divBdr>
        <w:top w:val="none" w:sz="0" w:space="0" w:color="auto"/>
        <w:left w:val="none" w:sz="0" w:space="0" w:color="auto"/>
        <w:bottom w:val="none" w:sz="0" w:space="0" w:color="auto"/>
        <w:right w:val="none" w:sz="0" w:space="0" w:color="auto"/>
      </w:divBdr>
    </w:div>
    <w:div w:id="1066562377">
      <w:bodyDiv w:val="1"/>
      <w:marLeft w:val="0"/>
      <w:marRight w:val="0"/>
      <w:marTop w:val="0"/>
      <w:marBottom w:val="0"/>
      <w:divBdr>
        <w:top w:val="none" w:sz="0" w:space="0" w:color="auto"/>
        <w:left w:val="none" w:sz="0" w:space="0" w:color="auto"/>
        <w:bottom w:val="none" w:sz="0" w:space="0" w:color="auto"/>
        <w:right w:val="none" w:sz="0" w:space="0" w:color="auto"/>
      </w:divBdr>
    </w:div>
    <w:div w:id="1069036969">
      <w:bodyDiv w:val="1"/>
      <w:marLeft w:val="0"/>
      <w:marRight w:val="0"/>
      <w:marTop w:val="0"/>
      <w:marBottom w:val="0"/>
      <w:divBdr>
        <w:top w:val="none" w:sz="0" w:space="0" w:color="auto"/>
        <w:left w:val="none" w:sz="0" w:space="0" w:color="auto"/>
        <w:bottom w:val="none" w:sz="0" w:space="0" w:color="auto"/>
        <w:right w:val="none" w:sz="0" w:space="0" w:color="auto"/>
      </w:divBdr>
    </w:div>
    <w:div w:id="1070036276">
      <w:bodyDiv w:val="1"/>
      <w:marLeft w:val="0"/>
      <w:marRight w:val="0"/>
      <w:marTop w:val="0"/>
      <w:marBottom w:val="0"/>
      <w:divBdr>
        <w:top w:val="none" w:sz="0" w:space="0" w:color="auto"/>
        <w:left w:val="none" w:sz="0" w:space="0" w:color="auto"/>
        <w:bottom w:val="none" w:sz="0" w:space="0" w:color="auto"/>
        <w:right w:val="none" w:sz="0" w:space="0" w:color="auto"/>
      </w:divBdr>
    </w:div>
    <w:div w:id="1081679336">
      <w:bodyDiv w:val="1"/>
      <w:marLeft w:val="0"/>
      <w:marRight w:val="0"/>
      <w:marTop w:val="0"/>
      <w:marBottom w:val="0"/>
      <w:divBdr>
        <w:top w:val="none" w:sz="0" w:space="0" w:color="auto"/>
        <w:left w:val="none" w:sz="0" w:space="0" w:color="auto"/>
        <w:bottom w:val="none" w:sz="0" w:space="0" w:color="auto"/>
        <w:right w:val="none" w:sz="0" w:space="0" w:color="auto"/>
      </w:divBdr>
    </w:div>
    <w:div w:id="1087768454">
      <w:bodyDiv w:val="1"/>
      <w:marLeft w:val="0"/>
      <w:marRight w:val="0"/>
      <w:marTop w:val="0"/>
      <w:marBottom w:val="0"/>
      <w:divBdr>
        <w:top w:val="none" w:sz="0" w:space="0" w:color="auto"/>
        <w:left w:val="none" w:sz="0" w:space="0" w:color="auto"/>
        <w:bottom w:val="none" w:sz="0" w:space="0" w:color="auto"/>
        <w:right w:val="none" w:sz="0" w:space="0" w:color="auto"/>
      </w:divBdr>
    </w:div>
    <w:div w:id="1089887101">
      <w:bodyDiv w:val="1"/>
      <w:marLeft w:val="0"/>
      <w:marRight w:val="0"/>
      <w:marTop w:val="0"/>
      <w:marBottom w:val="0"/>
      <w:divBdr>
        <w:top w:val="none" w:sz="0" w:space="0" w:color="auto"/>
        <w:left w:val="none" w:sz="0" w:space="0" w:color="auto"/>
        <w:bottom w:val="none" w:sz="0" w:space="0" w:color="auto"/>
        <w:right w:val="none" w:sz="0" w:space="0" w:color="auto"/>
      </w:divBdr>
    </w:div>
    <w:div w:id="1105271069">
      <w:bodyDiv w:val="1"/>
      <w:marLeft w:val="0"/>
      <w:marRight w:val="0"/>
      <w:marTop w:val="0"/>
      <w:marBottom w:val="0"/>
      <w:divBdr>
        <w:top w:val="none" w:sz="0" w:space="0" w:color="auto"/>
        <w:left w:val="none" w:sz="0" w:space="0" w:color="auto"/>
        <w:bottom w:val="none" w:sz="0" w:space="0" w:color="auto"/>
        <w:right w:val="none" w:sz="0" w:space="0" w:color="auto"/>
      </w:divBdr>
    </w:div>
    <w:div w:id="1107895541">
      <w:bodyDiv w:val="1"/>
      <w:marLeft w:val="0"/>
      <w:marRight w:val="0"/>
      <w:marTop w:val="0"/>
      <w:marBottom w:val="0"/>
      <w:divBdr>
        <w:top w:val="none" w:sz="0" w:space="0" w:color="auto"/>
        <w:left w:val="none" w:sz="0" w:space="0" w:color="auto"/>
        <w:bottom w:val="none" w:sz="0" w:space="0" w:color="auto"/>
        <w:right w:val="none" w:sz="0" w:space="0" w:color="auto"/>
      </w:divBdr>
    </w:div>
    <w:div w:id="1115561601">
      <w:bodyDiv w:val="1"/>
      <w:marLeft w:val="0"/>
      <w:marRight w:val="0"/>
      <w:marTop w:val="0"/>
      <w:marBottom w:val="0"/>
      <w:divBdr>
        <w:top w:val="none" w:sz="0" w:space="0" w:color="auto"/>
        <w:left w:val="none" w:sz="0" w:space="0" w:color="auto"/>
        <w:bottom w:val="none" w:sz="0" w:space="0" w:color="auto"/>
        <w:right w:val="none" w:sz="0" w:space="0" w:color="auto"/>
      </w:divBdr>
    </w:div>
    <w:div w:id="1117915454">
      <w:bodyDiv w:val="1"/>
      <w:marLeft w:val="0"/>
      <w:marRight w:val="0"/>
      <w:marTop w:val="0"/>
      <w:marBottom w:val="0"/>
      <w:divBdr>
        <w:top w:val="none" w:sz="0" w:space="0" w:color="auto"/>
        <w:left w:val="none" w:sz="0" w:space="0" w:color="auto"/>
        <w:bottom w:val="none" w:sz="0" w:space="0" w:color="auto"/>
        <w:right w:val="none" w:sz="0" w:space="0" w:color="auto"/>
      </w:divBdr>
    </w:div>
    <w:div w:id="1119642075">
      <w:bodyDiv w:val="1"/>
      <w:marLeft w:val="0"/>
      <w:marRight w:val="0"/>
      <w:marTop w:val="0"/>
      <w:marBottom w:val="0"/>
      <w:divBdr>
        <w:top w:val="none" w:sz="0" w:space="0" w:color="auto"/>
        <w:left w:val="none" w:sz="0" w:space="0" w:color="auto"/>
        <w:bottom w:val="none" w:sz="0" w:space="0" w:color="auto"/>
        <w:right w:val="none" w:sz="0" w:space="0" w:color="auto"/>
      </w:divBdr>
    </w:div>
    <w:div w:id="1125731363">
      <w:bodyDiv w:val="1"/>
      <w:marLeft w:val="0"/>
      <w:marRight w:val="0"/>
      <w:marTop w:val="0"/>
      <w:marBottom w:val="0"/>
      <w:divBdr>
        <w:top w:val="none" w:sz="0" w:space="0" w:color="auto"/>
        <w:left w:val="none" w:sz="0" w:space="0" w:color="auto"/>
        <w:bottom w:val="none" w:sz="0" w:space="0" w:color="auto"/>
        <w:right w:val="none" w:sz="0" w:space="0" w:color="auto"/>
      </w:divBdr>
    </w:div>
    <w:div w:id="1133257918">
      <w:bodyDiv w:val="1"/>
      <w:marLeft w:val="0"/>
      <w:marRight w:val="0"/>
      <w:marTop w:val="0"/>
      <w:marBottom w:val="0"/>
      <w:divBdr>
        <w:top w:val="none" w:sz="0" w:space="0" w:color="auto"/>
        <w:left w:val="none" w:sz="0" w:space="0" w:color="auto"/>
        <w:bottom w:val="none" w:sz="0" w:space="0" w:color="auto"/>
        <w:right w:val="none" w:sz="0" w:space="0" w:color="auto"/>
      </w:divBdr>
    </w:div>
    <w:div w:id="1136601891">
      <w:bodyDiv w:val="1"/>
      <w:marLeft w:val="0"/>
      <w:marRight w:val="0"/>
      <w:marTop w:val="0"/>
      <w:marBottom w:val="0"/>
      <w:divBdr>
        <w:top w:val="none" w:sz="0" w:space="0" w:color="auto"/>
        <w:left w:val="none" w:sz="0" w:space="0" w:color="auto"/>
        <w:bottom w:val="none" w:sz="0" w:space="0" w:color="auto"/>
        <w:right w:val="none" w:sz="0" w:space="0" w:color="auto"/>
      </w:divBdr>
    </w:div>
    <w:div w:id="1138962065">
      <w:bodyDiv w:val="1"/>
      <w:marLeft w:val="0"/>
      <w:marRight w:val="0"/>
      <w:marTop w:val="0"/>
      <w:marBottom w:val="0"/>
      <w:divBdr>
        <w:top w:val="none" w:sz="0" w:space="0" w:color="auto"/>
        <w:left w:val="none" w:sz="0" w:space="0" w:color="auto"/>
        <w:bottom w:val="none" w:sz="0" w:space="0" w:color="auto"/>
        <w:right w:val="none" w:sz="0" w:space="0" w:color="auto"/>
      </w:divBdr>
    </w:div>
    <w:div w:id="1144009588">
      <w:bodyDiv w:val="1"/>
      <w:marLeft w:val="0"/>
      <w:marRight w:val="0"/>
      <w:marTop w:val="0"/>
      <w:marBottom w:val="0"/>
      <w:divBdr>
        <w:top w:val="none" w:sz="0" w:space="0" w:color="auto"/>
        <w:left w:val="none" w:sz="0" w:space="0" w:color="auto"/>
        <w:bottom w:val="none" w:sz="0" w:space="0" w:color="auto"/>
        <w:right w:val="none" w:sz="0" w:space="0" w:color="auto"/>
      </w:divBdr>
    </w:div>
    <w:div w:id="1151217866">
      <w:bodyDiv w:val="1"/>
      <w:marLeft w:val="0"/>
      <w:marRight w:val="0"/>
      <w:marTop w:val="0"/>
      <w:marBottom w:val="0"/>
      <w:divBdr>
        <w:top w:val="none" w:sz="0" w:space="0" w:color="auto"/>
        <w:left w:val="none" w:sz="0" w:space="0" w:color="auto"/>
        <w:bottom w:val="none" w:sz="0" w:space="0" w:color="auto"/>
        <w:right w:val="none" w:sz="0" w:space="0" w:color="auto"/>
      </w:divBdr>
    </w:div>
    <w:div w:id="1152524483">
      <w:bodyDiv w:val="1"/>
      <w:marLeft w:val="0"/>
      <w:marRight w:val="0"/>
      <w:marTop w:val="0"/>
      <w:marBottom w:val="0"/>
      <w:divBdr>
        <w:top w:val="none" w:sz="0" w:space="0" w:color="auto"/>
        <w:left w:val="none" w:sz="0" w:space="0" w:color="auto"/>
        <w:bottom w:val="none" w:sz="0" w:space="0" w:color="auto"/>
        <w:right w:val="none" w:sz="0" w:space="0" w:color="auto"/>
      </w:divBdr>
    </w:div>
    <w:div w:id="1153912321">
      <w:bodyDiv w:val="1"/>
      <w:marLeft w:val="0"/>
      <w:marRight w:val="0"/>
      <w:marTop w:val="0"/>
      <w:marBottom w:val="0"/>
      <w:divBdr>
        <w:top w:val="none" w:sz="0" w:space="0" w:color="auto"/>
        <w:left w:val="none" w:sz="0" w:space="0" w:color="auto"/>
        <w:bottom w:val="none" w:sz="0" w:space="0" w:color="auto"/>
        <w:right w:val="none" w:sz="0" w:space="0" w:color="auto"/>
      </w:divBdr>
    </w:div>
    <w:div w:id="1157304068">
      <w:bodyDiv w:val="1"/>
      <w:marLeft w:val="0"/>
      <w:marRight w:val="0"/>
      <w:marTop w:val="0"/>
      <w:marBottom w:val="0"/>
      <w:divBdr>
        <w:top w:val="none" w:sz="0" w:space="0" w:color="auto"/>
        <w:left w:val="none" w:sz="0" w:space="0" w:color="auto"/>
        <w:bottom w:val="none" w:sz="0" w:space="0" w:color="auto"/>
        <w:right w:val="none" w:sz="0" w:space="0" w:color="auto"/>
      </w:divBdr>
    </w:div>
    <w:div w:id="1164052283">
      <w:bodyDiv w:val="1"/>
      <w:marLeft w:val="0"/>
      <w:marRight w:val="0"/>
      <w:marTop w:val="0"/>
      <w:marBottom w:val="0"/>
      <w:divBdr>
        <w:top w:val="none" w:sz="0" w:space="0" w:color="auto"/>
        <w:left w:val="none" w:sz="0" w:space="0" w:color="auto"/>
        <w:bottom w:val="none" w:sz="0" w:space="0" w:color="auto"/>
        <w:right w:val="none" w:sz="0" w:space="0" w:color="auto"/>
      </w:divBdr>
    </w:div>
    <w:div w:id="1165168666">
      <w:bodyDiv w:val="1"/>
      <w:marLeft w:val="0"/>
      <w:marRight w:val="0"/>
      <w:marTop w:val="0"/>
      <w:marBottom w:val="0"/>
      <w:divBdr>
        <w:top w:val="none" w:sz="0" w:space="0" w:color="auto"/>
        <w:left w:val="none" w:sz="0" w:space="0" w:color="auto"/>
        <w:bottom w:val="none" w:sz="0" w:space="0" w:color="auto"/>
        <w:right w:val="none" w:sz="0" w:space="0" w:color="auto"/>
      </w:divBdr>
    </w:div>
    <w:div w:id="1172254398">
      <w:bodyDiv w:val="1"/>
      <w:marLeft w:val="0"/>
      <w:marRight w:val="0"/>
      <w:marTop w:val="0"/>
      <w:marBottom w:val="0"/>
      <w:divBdr>
        <w:top w:val="none" w:sz="0" w:space="0" w:color="auto"/>
        <w:left w:val="none" w:sz="0" w:space="0" w:color="auto"/>
        <w:bottom w:val="none" w:sz="0" w:space="0" w:color="auto"/>
        <w:right w:val="none" w:sz="0" w:space="0" w:color="auto"/>
      </w:divBdr>
    </w:div>
    <w:div w:id="1175533600">
      <w:bodyDiv w:val="1"/>
      <w:marLeft w:val="0"/>
      <w:marRight w:val="0"/>
      <w:marTop w:val="0"/>
      <w:marBottom w:val="0"/>
      <w:divBdr>
        <w:top w:val="none" w:sz="0" w:space="0" w:color="auto"/>
        <w:left w:val="none" w:sz="0" w:space="0" w:color="auto"/>
        <w:bottom w:val="none" w:sz="0" w:space="0" w:color="auto"/>
        <w:right w:val="none" w:sz="0" w:space="0" w:color="auto"/>
      </w:divBdr>
    </w:div>
    <w:div w:id="1188329558">
      <w:bodyDiv w:val="1"/>
      <w:marLeft w:val="0"/>
      <w:marRight w:val="0"/>
      <w:marTop w:val="0"/>
      <w:marBottom w:val="0"/>
      <w:divBdr>
        <w:top w:val="none" w:sz="0" w:space="0" w:color="auto"/>
        <w:left w:val="none" w:sz="0" w:space="0" w:color="auto"/>
        <w:bottom w:val="none" w:sz="0" w:space="0" w:color="auto"/>
        <w:right w:val="none" w:sz="0" w:space="0" w:color="auto"/>
      </w:divBdr>
    </w:div>
    <w:div w:id="1189298690">
      <w:bodyDiv w:val="1"/>
      <w:marLeft w:val="0"/>
      <w:marRight w:val="0"/>
      <w:marTop w:val="0"/>
      <w:marBottom w:val="0"/>
      <w:divBdr>
        <w:top w:val="none" w:sz="0" w:space="0" w:color="auto"/>
        <w:left w:val="none" w:sz="0" w:space="0" w:color="auto"/>
        <w:bottom w:val="none" w:sz="0" w:space="0" w:color="auto"/>
        <w:right w:val="none" w:sz="0" w:space="0" w:color="auto"/>
      </w:divBdr>
    </w:div>
    <w:div w:id="1200975770">
      <w:bodyDiv w:val="1"/>
      <w:marLeft w:val="0"/>
      <w:marRight w:val="0"/>
      <w:marTop w:val="0"/>
      <w:marBottom w:val="0"/>
      <w:divBdr>
        <w:top w:val="none" w:sz="0" w:space="0" w:color="auto"/>
        <w:left w:val="none" w:sz="0" w:space="0" w:color="auto"/>
        <w:bottom w:val="none" w:sz="0" w:space="0" w:color="auto"/>
        <w:right w:val="none" w:sz="0" w:space="0" w:color="auto"/>
      </w:divBdr>
    </w:div>
    <w:div w:id="1205756345">
      <w:bodyDiv w:val="1"/>
      <w:marLeft w:val="0"/>
      <w:marRight w:val="0"/>
      <w:marTop w:val="0"/>
      <w:marBottom w:val="0"/>
      <w:divBdr>
        <w:top w:val="none" w:sz="0" w:space="0" w:color="auto"/>
        <w:left w:val="none" w:sz="0" w:space="0" w:color="auto"/>
        <w:bottom w:val="none" w:sz="0" w:space="0" w:color="auto"/>
        <w:right w:val="none" w:sz="0" w:space="0" w:color="auto"/>
      </w:divBdr>
    </w:div>
    <w:div w:id="1226406896">
      <w:bodyDiv w:val="1"/>
      <w:marLeft w:val="0"/>
      <w:marRight w:val="0"/>
      <w:marTop w:val="0"/>
      <w:marBottom w:val="0"/>
      <w:divBdr>
        <w:top w:val="none" w:sz="0" w:space="0" w:color="auto"/>
        <w:left w:val="none" w:sz="0" w:space="0" w:color="auto"/>
        <w:bottom w:val="none" w:sz="0" w:space="0" w:color="auto"/>
        <w:right w:val="none" w:sz="0" w:space="0" w:color="auto"/>
      </w:divBdr>
    </w:div>
    <w:div w:id="1235896655">
      <w:bodyDiv w:val="1"/>
      <w:marLeft w:val="0"/>
      <w:marRight w:val="0"/>
      <w:marTop w:val="0"/>
      <w:marBottom w:val="0"/>
      <w:divBdr>
        <w:top w:val="none" w:sz="0" w:space="0" w:color="auto"/>
        <w:left w:val="none" w:sz="0" w:space="0" w:color="auto"/>
        <w:bottom w:val="none" w:sz="0" w:space="0" w:color="auto"/>
        <w:right w:val="none" w:sz="0" w:space="0" w:color="auto"/>
      </w:divBdr>
    </w:div>
    <w:div w:id="1239367948">
      <w:bodyDiv w:val="1"/>
      <w:marLeft w:val="0"/>
      <w:marRight w:val="0"/>
      <w:marTop w:val="0"/>
      <w:marBottom w:val="0"/>
      <w:divBdr>
        <w:top w:val="none" w:sz="0" w:space="0" w:color="auto"/>
        <w:left w:val="none" w:sz="0" w:space="0" w:color="auto"/>
        <w:bottom w:val="none" w:sz="0" w:space="0" w:color="auto"/>
        <w:right w:val="none" w:sz="0" w:space="0" w:color="auto"/>
      </w:divBdr>
    </w:div>
    <w:div w:id="1241448550">
      <w:bodyDiv w:val="1"/>
      <w:marLeft w:val="0"/>
      <w:marRight w:val="0"/>
      <w:marTop w:val="0"/>
      <w:marBottom w:val="0"/>
      <w:divBdr>
        <w:top w:val="none" w:sz="0" w:space="0" w:color="auto"/>
        <w:left w:val="none" w:sz="0" w:space="0" w:color="auto"/>
        <w:bottom w:val="none" w:sz="0" w:space="0" w:color="auto"/>
        <w:right w:val="none" w:sz="0" w:space="0" w:color="auto"/>
      </w:divBdr>
    </w:div>
    <w:div w:id="1245723338">
      <w:bodyDiv w:val="1"/>
      <w:marLeft w:val="0"/>
      <w:marRight w:val="0"/>
      <w:marTop w:val="0"/>
      <w:marBottom w:val="0"/>
      <w:divBdr>
        <w:top w:val="none" w:sz="0" w:space="0" w:color="auto"/>
        <w:left w:val="none" w:sz="0" w:space="0" w:color="auto"/>
        <w:bottom w:val="none" w:sz="0" w:space="0" w:color="auto"/>
        <w:right w:val="none" w:sz="0" w:space="0" w:color="auto"/>
      </w:divBdr>
    </w:div>
    <w:div w:id="1268386796">
      <w:bodyDiv w:val="1"/>
      <w:marLeft w:val="0"/>
      <w:marRight w:val="0"/>
      <w:marTop w:val="0"/>
      <w:marBottom w:val="0"/>
      <w:divBdr>
        <w:top w:val="none" w:sz="0" w:space="0" w:color="auto"/>
        <w:left w:val="none" w:sz="0" w:space="0" w:color="auto"/>
        <w:bottom w:val="none" w:sz="0" w:space="0" w:color="auto"/>
        <w:right w:val="none" w:sz="0" w:space="0" w:color="auto"/>
      </w:divBdr>
    </w:div>
    <w:div w:id="1270551820">
      <w:bodyDiv w:val="1"/>
      <w:marLeft w:val="0"/>
      <w:marRight w:val="0"/>
      <w:marTop w:val="0"/>
      <w:marBottom w:val="0"/>
      <w:divBdr>
        <w:top w:val="none" w:sz="0" w:space="0" w:color="auto"/>
        <w:left w:val="none" w:sz="0" w:space="0" w:color="auto"/>
        <w:bottom w:val="none" w:sz="0" w:space="0" w:color="auto"/>
        <w:right w:val="none" w:sz="0" w:space="0" w:color="auto"/>
      </w:divBdr>
    </w:div>
    <w:div w:id="1272861844">
      <w:bodyDiv w:val="1"/>
      <w:marLeft w:val="0"/>
      <w:marRight w:val="0"/>
      <w:marTop w:val="0"/>
      <w:marBottom w:val="0"/>
      <w:divBdr>
        <w:top w:val="none" w:sz="0" w:space="0" w:color="auto"/>
        <w:left w:val="none" w:sz="0" w:space="0" w:color="auto"/>
        <w:bottom w:val="none" w:sz="0" w:space="0" w:color="auto"/>
        <w:right w:val="none" w:sz="0" w:space="0" w:color="auto"/>
      </w:divBdr>
    </w:div>
    <w:div w:id="1275332911">
      <w:bodyDiv w:val="1"/>
      <w:marLeft w:val="0"/>
      <w:marRight w:val="0"/>
      <w:marTop w:val="0"/>
      <w:marBottom w:val="0"/>
      <w:divBdr>
        <w:top w:val="none" w:sz="0" w:space="0" w:color="auto"/>
        <w:left w:val="none" w:sz="0" w:space="0" w:color="auto"/>
        <w:bottom w:val="none" w:sz="0" w:space="0" w:color="auto"/>
        <w:right w:val="none" w:sz="0" w:space="0" w:color="auto"/>
      </w:divBdr>
    </w:div>
    <w:div w:id="1275670777">
      <w:bodyDiv w:val="1"/>
      <w:marLeft w:val="0"/>
      <w:marRight w:val="0"/>
      <w:marTop w:val="0"/>
      <w:marBottom w:val="0"/>
      <w:divBdr>
        <w:top w:val="none" w:sz="0" w:space="0" w:color="auto"/>
        <w:left w:val="none" w:sz="0" w:space="0" w:color="auto"/>
        <w:bottom w:val="none" w:sz="0" w:space="0" w:color="auto"/>
        <w:right w:val="none" w:sz="0" w:space="0" w:color="auto"/>
      </w:divBdr>
    </w:div>
    <w:div w:id="1282569455">
      <w:bodyDiv w:val="1"/>
      <w:marLeft w:val="0"/>
      <w:marRight w:val="0"/>
      <w:marTop w:val="0"/>
      <w:marBottom w:val="0"/>
      <w:divBdr>
        <w:top w:val="none" w:sz="0" w:space="0" w:color="auto"/>
        <w:left w:val="none" w:sz="0" w:space="0" w:color="auto"/>
        <w:bottom w:val="none" w:sz="0" w:space="0" w:color="auto"/>
        <w:right w:val="none" w:sz="0" w:space="0" w:color="auto"/>
      </w:divBdr>
    </w:div>
    <w:div w:id="1289511043">
      <w:bodyDiv w:val="1"/>
      <w:marLeft w:val="0"/>
      <w:marRight w:val="0"/>
      <w:marTop w:val="0"/>
      <w:marBottom w:val="0"/>
      <w:divBdr>
        <w:top w:val="none" w:sz="0" w:space="0" w:color="auto"/>
        <w:left w:val="none" w:sz="0" w:space="0" w:color="auto"/>
        <w:bottom w:val="none" w:sz="0" w:space="0" w:color="auto"/>
        <w:right w:val="none" w:sz="0" w:space="0" w:color="auto"/>
      </w:divBdr>
    </w:div>
    <w:div w:id="1294561543">
      <w:bodyDiv w:val="1"/>
      <w:marLeft w:val="0"/>
      <w:marRight w:val="0"/>
      <w:marTop w:val="0"/>
      <w:marBottom w:val="0"/>
      <w:divBdr>
        <w:top w:val="none" w:sz="0" w:space="0" w:color="auto"/>
        <w:left w:val="none" w:sz="0" w:space="0" w:color="auto"/>
        <w:bottom w:val="none" w:sz="0" w:space="0" w:color="auto"/>
        <w:right w:val="none" w:sz="0" w:space="0" w:color="auto"/>
      </w:divBdr>
    </w:div>
    <w:div w:id="1295989573">
      <w:bodyDiv w:val="1"/>
      <w:marLeft w:val="0"/>
      <w:marRight w:val="0"/>
      <w:marTop w:val="0"/>
      <w:marBottom w:val="0"/>
      <w:divBdr>
        <w:top w:val="none" w:sz="0" w:space="0" w:color="auto"/>
        <w:left w:val="none" w:sz="0" w:space="0" w:color="auto"/>
        <w:bottom w:val="none" w:sz="0" w:space="0" w:color="auto"/>
        <w:right w:val="none" w:sz="0" w:space="0" w:color="auto"/>
      </w:divBdr>
    </w:div>
    <w:div w:id="1301423953">
      <w:bodyDiv w:val="1"/>
      <w:marLeft w:val="0"/>
      <w:marRight w:val="0"/>
      <w:marTop w:val="0"/>
      <w:marBottom w:val="0"/>
      <w:divBdr>
        <w:top w:val="none" w:sz="0" w:space="0" w:color="auto"/>
        <w:left w:val="none" w:sz="0" w:space="0" w:color="auto"/>
        <w:bottom w:val="none" w:sz="0" w:space="0" w:color="auto"/>
        <w:right w:val="none" w:sz="0" w:space="0" w:color="auto"/>
      </w:divBdr>
    </w:div>
    <w:div w:id="1310090232">
      <w:bodyDiv w:val="1"/>
      <w:marLeft w:val="0"/>
      <w:marRight w:val="0"/>
      <w:marTop w:val="0"/>
      <w:marBottom w:val="0"/>
      <w:divBdr>
        <w:top w:val="none" w:sz="0" w:space="0" w:color="auto"/>
        <w:left w:val="none" w:sz="0" w:space="0" w:color="auto"/>
        <w:bottom w:val="none" w:sz="0" w:space="0" w:color="auto"/>
        <w:right w:val="none" w:sz="0" w:space="0" w:color="auto"/>
      </w:divBdr>
    </w:div>
    <w:div w:id="1311910866">
      <w:bodyDiv w:val="1"/>
      <w:marLeft w:val="0"/>
      <w:marRight w:val="0"/>
      <w:marTop w:val="0"/>
      <w:marBottom w:val="0"/>
      <w:divBdr>
        <w:top w:val="none" w:sz="0" w:space="0" w:color="auto"/>
        <w:left w:val="none" w:sz="0" w:space="0" w:color="auto"/>
        <w:bottom w:val="none" w:sz="0" w:space="0" w:color="auto"/>
        <w:right w:val="none" w:sz="0" w:space="0" w:color="auto"/>
      </w:divBdr>
    </w:div>
    <w:div w:id="1317342546">
      <w:bodyDiv w:val="1"/>
      <w:marLeft w:val="0"/>
      <w:marRight w:val="0"/>
      <w:marTop w:val="0"/>
      <w:marBottom w:val="0"/>
      <w:divBdr>
        <w:top w:val="none" w:sz="0" w:space="0" w:color="auto"/>
        <w:left w:val="none" w:sz="0" w:space="0" w:color="auto"/>
        <w:bottom w:val="none" w:sz="0" w:space="0" w:color="auto"/>
        <w:right w:val="none" w:sz="0" w:space="0" w:color="auto"/>
      </w:divBdr>
    </w:div>
    <w:div w:id="1318414664">
      <w:bodyDiv w:val="1"/>
      <w:marLeft w:val="0"/>
      <w:marRight w:val="0"/>
      <w:marTop w:val="0"/>
      <w:marBottom w:val="0"/>
      <w:divBdr>
        <w:top w:val="none" w:sz="0" w:space="0" w:color="auto"/>
        <w:left w:val="none" w:sz="0" w:space="0" w:color="auto"/>
        <w:bottom w:val="none" w:sz="0" w:space="0" w:color="auto"/>
        <w:right w:val="none" w:sz="0" w:space="0" w:color="auto"/>
      </w:divBdr>
    </w:div>
    <w:div w:id="1324816424">
      <w:bodyDiv w:val="1"/>
      <w:marLeft w:val="0"/>
      <w:marRight w:val="0"/>
      <w:marTop w:val="0"/>
      <w:marBottom w:val="0"/>
      <w:divBdr>
        <w:top w:val="none" w:sz="0" w:space="0" w:color="auto"/>
        <w:left w:val="none" w:sz="0" w:space="0" w:color="auto"/>
        <w:bottom w:val="none" w:sz="0" w:space="0" w:color="auto"/>
        <w:right w:val="none" w:sz="0" w:space="0" w:color="auto"/>
      </w:divBdr>
      <w:divsChild>
        <w:div w:id="2109613137">
          <w:marLeft w:val="0"/>
          <w:marRight w:val="0"/>
          <w:marTop w:val="0"/>
          <w:marBottom w:val="0"/>
          <w:divBdr>
            <w:top w:val="none" w:sz="0" w:space="0" w:color="auto"/>
            <w:left w:val="none" w:sz="0" w:space="0" w:color="auto"/>
            <w:bottom w:val="none" w:sz="0" w:space="0" w:color="auto"/>
            <w:right w:val="none" w:sz="0" w:space="0" w:color="auto"/>
          </w:divBdr>
          <w:divsChild>
            <w:div w:id="778764976">
              <w:marLeft w:val="0"/>
              <w:marRight w:val="0"/>
              <w:marTop w:val="0"/>
              <w:marBottom w:val="0"/>
              <w:divBdr>
                <w:top w:val="none" w:sz="0" w:space="0" w:color="auto"/>
                <w:left w:val="none" w:sz="0" w:space="0" w:color="auto"/>
                <w:bottom w:val="none" w:sz="0" w:space="0" w:color="auto"/>
                <w:right w:val="none" w:sz="0" w:space="0" w:color="auto"/>
              </w:divBdr>
            </w:div>
            <w:div w:id="51585870">
              <w:marLeft w:val="0"/>
              <w:marRight w:val="0"/>
              <w:marTop w:val="0"/>
              <w:marBottom w:val="0"/>
              <w:divBdr>
                <w:top w:val="none" w:sz="0" w:space="0" w:color="auto"/>
                <w:left w:val="none" w:sz="0" w:space="0" w:color="auto"/>
                <w:bottom w:val="none" w:sz="0" w:space="0" w:color="auto"/>
                <w:right w:val="none" w:sz="0" w:space="0" w:color="auto"/>
              </w:divBdr>
              <w:divsChild>
                <w:div w:id="660737882">
                  <w:marLeft w:val="0"/>
                  <w:marRight w:val="0"/>
                  <w:marTop w:val="0"/>
                  <w:marBottom w:val="0"/>
                  <w:divBdr>
                    <w:top w:val="none" w:sz="0" w:space="0" w:color="auto"/>
                    <w:left w:val="none" w:sz="0" w:space="0" w:color="auto"/>
                    <w:bottom w:val="none" w:sz="0" w:space="0" w:color="auto"/>
                    <w:right w:val="none" w:sz="0" w:space="0" w:color="auto"/>
                  </w:divBdr>
                  <w:divsChild>
                    <w:div w:id="2663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51274">
      <w:bodyDiv w:val="1"/>
      <w:marLeft w:val="0"/>
      <w:marRight w:val="0"/>
      <w:marTop w:val="0"/>
      <w:marBottom w:val="0"/>
      <w:divBdr>
        <w:top w:val="none" w:sz="0" w:space="0" w:color="auto"/>
        <w:left w:val="none" w:sz="0" w:space="0" w:color="auto"/>
        <w:bottom w:val="none" w:sz="0" w:space="0" w:color="auto"/>
        <w:right w:val="none" w:sz="0" w:space="0" w:color="auto"/>
      </w:divBdr>
    </w:div>
    <w:div w:id="1337461210">
      <w:bodyDiv w:val="1"/>
      <w:marLeft w:val="0"/>
      <w:marRight w:val="0"/>
      <w:marTop w:val="0"/>
      <w:marBottom w:val="0"/>
      <w:divBdr>
        <w:top w:val="none" w:sz="0" w:space="0" w:color="auto"/>
        <w:left w:val="none" w:sz="0" w:space="0" w:color="auto"/>
        <w:bottom w:val="none" w:sz="0" w:space="0" w:color="auto"/>
        <w:right w:val="none" w:sz="0" w:space="0" w:color="auto"/>
      </w:divBdr>
    </w:div>
    <w:div w:id="1339774817">
      <w:bodyDiv w:val="1"/>
      <w:marLeft w:val="0"/>
      <w:marRight w:val="0"/>
      <w:marTop w:val="0"/>
      <w:marBottom w:val="0"/>
      <w:divBdr>
        <w:top w:val="none" w:sz="0" w:space="0" w:color="auto"/>
        <w:left w:val="none" w:sz="0" w:space="0" w:color="auto"/>
        <w:bottom w:val="none" w:sz="0" w:space="0" w:color="auto"/>
        <w:right w:val="none" w:sz="0" w:space="0" w:color="auto"/>
      </w:divBdr>
    </w:div>
    <w:div w:id="1344554291">
      <w:bodyDiv w:val="1"/>
      <w:marLeft w:val="0"/>
      <w:marRight w:val="0"/>
      <w:marTop w:val="0"/>
      <w:marBottom w:val="0"/>
      <w:divBdr>
        <w:top w:val="none" w:sz="0" w:space="0" w:color="auto"/>
        <w:left w:val="none" w:sz="0" w:space="0" w:color="auto"/>
        <w:bottom w:val="none" w:sz="0" w:space="0" w:color="auto"/>
        <w:right w:val="none" w:sz="0" w:space="0" w:color="auto"/>
      </w:divBdr>
    </w:div>
    <w:div w:id="1359426025">
      <w:bodyDiv w:val="1"/>
      <w:marLeft w:val="0"/>
      <w:marRight w:val="0"/>
      <w:marTop w:val="0"/>
      <w:marBottom w:val="0"/>
      <w:divBdr>
        <w:top w:val="none" w:sz="0" w:space="0" w:color="auto"/>
        <w:left w:val="none" w:sz="0" w:space="0" w:color="auto"/>
        <w:bottom w:val="none" w:sz="0" w:space="0" w:color="auto"/>
        <w:right w:val="none" w:sz="0" w:space="0" w:color="auto"/>
      </w:divBdr>
    </w:div>
    <w:div w:id="1362977087">
      <w:bodyDiv w:val="1"/>
      <w:marLeft w:val="0"/>
      <w:marRight w:val="0"/>
      <w:marTop w:val="0"/>
      <w:marBottom w:val="0"/>
      <w:divBdr>
        <w:top w:val="none" w:sz="0" w:space="0" w:color="auto"/>
        <w:left w:val="none" w:sz="0" w:space="0" w:color="auto"/>
        <w:bottom w:val="none" w:sz="0" w:space="0" w:color="auto"/>
        <w:right w:val="none" w:sz="0" w:space="0" w:color="auto"/>
      </w:divBdr>
    </w:div>
    <w:div w:id="1367485256">
      <w:bodyDiv w:val="1"/>
      <w:marLeft w:val="0"/>
      <w:marRight w:val="0"/>
      <w:marTop w:val="0"/>
      <w:marBottom w:val="0"/>
      <w:divBdr>
        <w:top w:val="none" w:sz="0" w:space="0" w:color="auto"/>
        <w:left w:val="none" w:sz="0" w:space="0" w:color="auto"/>
        <w:bottom w:val="none" w:sz="0" w:space="0" w:color="auto"/>
        <w:right w:val="none" w:sz="0" w:space="0" w:color="auto"/>
      </w:divBdr>
    </w:div>
    <w:div w:id="1373337320">
      <w:bodyDiv w:val="1"/>
      <w:marLeft w:val="0"/>
      <w:marRight w:val="0"/>
      <w:marTop w:val="0"/>
      <w:marBottom w:val="0"/>
      <w:divBdr>
        <w:top w:val="none" w:sz="0" w:space="0" w:color="auto"/>
        <w:left w:val="none" w:sz="0" w:space="0" w:color="auto"/>
        <w:bottom w:val="none" w:sz="0" w:space="0" w:color="auto"/>
        <w:right w:val="none" w:sz="0" w:space="0" w:color="auto"/>
      </w:divBdr>
    </w:div>
    <w:div w:id="1382559281">
      <w:bodyDiv w:val="1"/>
      <w:marLeft w:val="0"/>
      <w:marRight w:val="0"/>
      <w:marTop w:val="0"/>
      <w:marBottom w:val="0"/>
      <w:divBdr>
        <w:top w:val="none" w:sz="0" w:space="0" w:color="auto"/>
        <w:left w:val="none" w:sz="0" w:space="0" w:color="auto"/>
        <w:bottom w:val="none" w:sz="0" w:space="0" w:color="auto"/>
        <w:right w:val="none" w:sz="0" w:space="0" w:color="auto"/>
      </w:divBdr>
    </w:div>
    <w:div w:id="1384212189">
      <w:bodyDiv w:val="1"/>
      <w:marLeft w:val="0"/>
      <w:marRight w:val="0"/>
      <w:marTop w:val="0"/>
      <w:marBottom w:val="0"/>
      <w:divBdr>
        <w:top w:val="none" w:sz="0" w:space="0" w:color="auto"/>
        <w:left w:val="none" w:sz="0" w:space="0" w:color="auto"/>
        <w:bottom w:val="none" w:sz="0" w:space="0" w:color="auto"/>
        <w:right w:val="none" w:sz="0" w:space="0" w:color="auto"/>
      </w:divBdr>
    </w:div>
    <w:div w:id="1384450660">
      <w:bodyDiv w:val="1"/>
      <w:marLeft w:val="0"/>
      <w:marRight w:val="0"/>
      <w:marTop w:val="0"/>
      <w:marBottom w:val="0"/>
      <w:divBdr>
        <w:top w:val="none" w:sz="0" w:space="0" w:color="auto"/>
        <w:left w:val="none" w:sz="0" w:space="0" w:color="auto"/>
        <w:bottom w:val="none" w:sz="0" w:space="0" w:color="auto"/>
        <w:right w:val="none" w:sz="0" w:space="0" w:color="auto"/>
      </w:divBdr>
    </w:div>
    <w:div w:id="1390156219">
      <w:bodyDiv w:val="1"/>
      <w:marLeft w:val="0"/>
      <w:marRight w:val="0"/>
      <w:marTop w:val="0"/>
      <w:marBottom w:val="0"/>
      <w:divBdr>
        <w:top w:val="none" w:sz="0" w:space="0" w:color="auto"/>
        <w:left w:val="none" w:sz="0" w:space="0" w:color="auto"/>
        <w:bottom w:val="none" w:sz="0" w:space="0" w:color="auto"/>
        <w:right w:val="none" w:sz="0" w:space="0" w:color="auto"/>
      </w:divBdr>
    </w:div>
    <w:div w:id="1408189771">
      <w:bodyDiv w:val="1"/>
      <w:marLeft w:val="0"/>
      <w:marRight w:val="0"/>
      <w:marTop w:val="0"/>
      <w:marBottom w:val="0"/>
      <w:divBdr>
        <w:top w:val="none" w:sz="0" w:space="0" w:color="auto"/>
        <w:left w:val="none" w:sz="0" w:space="0" w:color="auto"/>
        <w:bottom w:val="none" w:sz="0" w:space="0" w:color="auto"/>
        <w:right w:val="none" w:sz="0" w:space="0" w:color="auto"/>
      </w:divBdr>
    </w:div>
    <w:div w:id="1420054982">
      <w:bodyDiv w:val="1"/>
      <w:marLeft w:val="0"/>
      <w:marRight w:val="0"/>
      <w:marTop w:val="0"/>
      <w:marBottom w:val="0"/>
      <w:divBdr>
        <w:top w:val="none" w:sz="0" w:space="0" w:color="auto"/>
        <w:left w:val="none" w:sz="0" w:space="0" w:color="auto"/>
        <w:bottom w:val="none" w:sz="0" w:space="0" w:color="auto"/>
        <w:right w:val="none" w:sz="0" w:space="0" w:color="auto"/>
      </w:divBdr>
    </w:div>
    <w:div w:id="1420253231">
      <w:bodyDiv w:val="1"/>
      <w:marLeft w:val="0"/>
      <w:marRight w:val="0"/>
      <w:marTop w:val="0"/>
      <w:marBottom w:val="0"/>
      <w:divBdr>
        <w:top w:val="none" w:sz="0" w:space="0" w:color="auto"/>
        <w:left w:val="none" w:sz="0" w:space="0" w:color="auto"/>
        <w:bottom w:val="none" w:sz="0" w:space="0" w:color="auto"/>
        <w:right w:val="none" w:sz="0" w:space="0" w:color="auto"/>
      </w:divBdr>
    </w:div>
    <w:div w:id="1428650789">
      <w:bodyDiv w:val="1"/>
      <w:marLeft w:val="0"/>
      <w:marRight w:val="0"/>
      <w:marTop w:val="0"/>
      <w:marBottom w:val="0"/>
      <w:divBdr>
        <w:top w:val="none" w:sz="0" w:space="0" w:color="auto"/>
        <w:left w:val="none" w:sz="0" w:space="0" w:color="auto"/>
        <w:bottom w:val="none" w:sz="0" w:space="0" w:color="auto"/>
        <w:right w:val="none" w:sz="0" w:space="0" w:color="auto"/>
      </w:divBdr>
    </w:div>
    <w:div w:id="1430001523">
      <w:bodyDiv w:val="1"/>
      <w:marLeft w:val="0"/>
      <w:marRight w:val="0"/>
      <w:marTop w:val="0"/>
      <w:marBottom w:val="0"/>
      <w:divBdr>
        <w:top w:val="none" w:sz="0" w:space="0" w:color="auto"/>
        <w:left w:val="none" w:sz="0" w:space="0" w:color="auto"/>
        <w:bottom w:val="none" w:sz="0" w:space="0" w:color="auto"/>
        <w:right w:val="none" w:sz="0" w:space="0" w:color="auto"/>
      </w:divBdr>
    </w:div>
    <w:div w:id="1431779336">
      <w:bodyDiv w:val="1"/>
      <w:marLeft w:val="0"/>
      <w:marRight w:val="0"/>
      <w:marTop w:val="0"/>
      <w:marBottom w:val="0"/>
      <w:divBdr>
        <w:top w:val="none" w:sz="0" w:space="0" w:color="auto"/>
        <w:left w:val="none" w:sz="0" w:space="0" w:color="auto"/>
        <w:bottom w:val="none" w:sz="0" w:space="0" w:color="auto"/>
        <w:right w:val="none" w:sz="0" w:space="0" w:color="auto"/>
      </w:divBdr>
    </w:div>
    <w:div w:id="1441990236">
      <w:bodyDiv w:val="1"/>
      <w:marLeft w:val="0"/>
      <w:marRight w:val="0"/>
      <w:marTop w:val="0"/>
      <w:marBottom w:val="0"/>
      <w:divBdr>
        <w:top w:val="none" w:sz="0" w:space="0" w:color="auto"/>
        <w:left w:val="none" w:sz="0" w:space="0" w:color="auto"/>
        <w:bottom w:val="none" w:sz="0" w:space="0" w:color="auto"/>
        <w:right w:val="none" w:sz="0" w:space="0" w:color="auto"/>
      </w:divBdr>
      <w:divsChild>
        <w:div w:id="843055507">
          <w:marLeft w:val="0"/>
          <w:marRight w:val="0"/>
          <w:marTop w:val="0"/>
          <w:marBottom w:val="0"/>
          <w:divBdr>
            <w:top w:val="none" w:sz="0" w:space="0" w:color="auto"/>
            <w:left w:val="none" w:sz="0" w:space="0" w:color="auto"/>
            <w:bottom w:val="none" w:sz="0" w:space="0" w:color="auto"/>
            <w:right w:val="none" w:sz="0" w:space="0" w:color="auto"/>
          </w:divBdr>
        </w:div>
      </w:divsChild>
    </w:div>
    <w:div w:id="1445464254">
      <w:bodyDiv w:val="1"/>
      <w:marLeft w:val="0"/>
      <w:marRight w:val="0"/>
      <w:marTop w:val="0"/>
      <w:marBottom w:val="0"/>
      <w:divBdr>
        <w:top w:val="none" w:sz="0" w:space="0" w:color="auto"/>
        <w:left w:val="none" w:sz="0" w:space="0" w:color="auto"/>
        <w:bottom w:val="none" w:sz="0" w:space="0" w:color="auto"/>
        <w:right w:val="none" w:sz="0" w:space="0" w:color="auto"/>
      </w:divBdr>
    </w:div>
    <w:div w:id="1456481354">
      <w:bodyDiv w:val="1"/>
      <w:marLeft w:val="0"/>
      <w:marRight w:val="0"/>
      <w:marTop w:val="0"/>
      <w:marBottom w:val="0"/>
      <w:divBdr>
        <w:top w:val="none" w:sz="0" w:space="0" w:color="auto"/>
        <w:left w:val="none" w:sz="0" w:space="0" w:color="auto"/>
        <w:bottom w:val="none" w:sz="0" w:space="0" w:color="auto"/>
        <w:right w:val="none" w:sz="0" w:space="0" w:color="auto"/>
      </w:divBdr>
    </w:div>
    <w:div w:id="1459452754">
      <w:bodyDiv w:val="1"/>
      <w:marLeft w:val="0"/>
      <w:marRight w:val="0"/>
      <w:marTop w:val="0"/>
      <w:marBottom w:val="0"/>
      <w:divBdr>
        <w:top w:val="none" w:sz="0" w:space="0" w:color="auto"/>
        <w:left w:val="none" w:sz="0" w:space="0" w:color="auto"/>
        <w:bottom w:val="none" w:sz="0" w:space="0" w:color="auto"/>
        <w:right w:val="none" w:sz="0" w:space="0" w:color="auto"/>
      </w:divBdr>
    </w:div>
    <w:div w:id="1460995154">
      <w:bodyDiv w:val="1"/>
      <w:marLeft w:val="0"/>
      <w:marRight w:val="0"/>
      <w:marTop w:val="0"/>
      <w:marBottom w:val="0"/>
      <w:divBdr>
        <w:top w:val="none" w:sz="0" w:space="0" w:color="auto"/>
        <w:left w:val="none" w:sz="0" w:space="0" w:color="auto"/>
        <w:bottom w:val="none" w:sz="0" w:space="0" w:color="auto"/>
        <w:right w:val="none" w:sz="0" w:space="0" w:color="auto"/>
      </w:divBdr>
    </w:div>
    <w:div w:id="1467158136">
      <w:bodyDiv w:val="1"/>
      <w:marLeft w:val="0"/>
      <w:marRight w:val="0"/>
      <w:marTop w:val="0"/>
      <w:marBottom w:val="0"/>
      <w:divBdr>
        <w:top w:val="none" w:sz="0" w:space="0" w:color="auto"/>
        <w:left w:val="none" w:sz="0" w:space="0" w:color="auto"/>
        <w:bottom w:val="none" w:sz="0" w:space="0" w:color="auto"/>
        <w:right w:val="none" w:sz="0" w:space="0" w:color="auto"/>
      </w:divBdr>
    </w:div>
    <w:div w:id="1472863238">
      <w:bodyDiv w:val="1"/>
      <w:marLeft w:val="0"/>
      <w:marRight w:val="0"/>
      <w:marTop w:val="0"/>
      <w:marBottom w:val="0"/>
      <w:divBdr>
        <w:top w:val="none" w:sz="0" w:space="0" w:color="auto"/>
        <w:left w:val="none" w:sz="0" w:space="0" w:color="auto"/>
        <w:bottom w:val="none" w:sz="0" w:space="0" w:color="auto"/>
        <w:right w:val="none" w:sz="0" w:space="0" w:color="auto"/>
      </w:divBdr>
    </w:div>
    <w:div w:id="1477257981">
      <w:bodyDiv w:val="1"/>
      <w:marLeft w:val="0"/>
      <w:marRight w:val="0"/>
      <w:marTop w:val="0"/>
      <w:marBottom w:val="0"/>
      <w:divBdr>
        <w:top w:val="none" w:sz="0" w:space="0" w:color="auto"/>
        <w:left w:val="none" w:sz="0" w:space="0" w:color="auto"/>
        <w:bottom w:val="none" w:sz="0" w:space="0" w:color="auto"/>
        <w:right w:val="none" w:sz="0" w:space="0" w:color="auto"/>
      </w:divBdr>
    </w:div>
    <w:div w:id="1481458690">
      <w:bodyDiv w:val="1"/>
      <w:marLeft w:val="0"/>
      <w:marRight w:val="0"/>
      <w:marTop w:val="0"/>
      <w:marBottom w:val="0"/>
      <w:divBdr>
        <w:top w:val="none" w:sz="0" w:space="0" w:color="auto"/>
        <w:left w:val="none" w:sz="0" w:space="0" w:color="auto"/>
        <w:bottom w:val="none" w:sz="0" w:space="0" w:color="auto"/>
        <w:right w:val="none" w:sz="0" w:space="0" w:color="auto"/>
      </w:divBdr>
    </w:div>
    <w:div w:id="1484590179">
      <w:bodyDiv w:val="1"/>
      <w:marLeft w:val="0"/>
      <w:marRight w:val="0"/>
      <w:marTop w:val="0"/>
      <w:marBottom w:val="0"/>
      <w:divBdr>
        <w:top w:val="none" w:sz="0" w:space="0" w:color="auto"/>
        <w:left w:val="none" w:sz="0" w:space="0" w:color="auto"/>
        <w:bottom w:val="none" w:sz="0" w:space="0" w:color="auto"/>
        <w:right w:val="none" w:sz="0" w:space="0" w:color="auto"/>
      </w:divBdr>
    </w:div>
    <w:div w:id="1491172957">
      <w:bodyDiv w:val="1"/>
      <w:marLeft w:val="0"/>
      <w:marRight w:val="0"/>
      <w:marTop w:val="0"/>
      <w:marBottom w:val="0"/>
      <w:divBdr>
        <w:top w:val="none" w:sz="0" w:space="0" w:color="auto"/>
        <w:left w:val="none" w:sz="0" w:space="0" w:color="auto"/>
        <w:bottom w:val="none" w:sz="0" w:space="0" w:color="auto"/>
        <w:right w:val="none" w:sz="0" w:space="0" w:color="auto"/>
      </w:divBdr>
    </w:div>
    <w:div w:id="1494101278">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13375433">
      <w:bodyDiv w:val="1"/>
      <w:marLeft w:val="0"/>
      <w:marRight w:val="0"/>
      <w:marTop w:val="0"/>
      <w:marBottom w:val="0"/>
      <w:divBdr>
        <w:top w:val="none" w:sz="0" w:space="0" w:color="auto"/>
        <w:left w:val="none" w:sz="0" w:space="0" w:color="auto"/>
        <w:bottom w:val="none" w:sz="0" w:space="0" w:color="auto"/>
        <w:right w:val="none" w:sz="0" w:space="0" w:color="auto"/>
      </w:divBdr>
    </w:div>
    <w:div w:id="1529249594">
      <w:bodyDiv w:val="1"/>
      <w:marLeft w:val="0"/>
      <w:marRight w:val="0"/>
      <w:marTop w:val="0"/>
      <w:marBottom w:val="0"/>
      <w:divBdr>
        <w:top w:val="none" w:sz="0" w:space="0" w:color="auto"/>
        <w:left w:val="none" w:sz="0" w:space="0" w:color="auto"/>
        <w:bottom w:val="none" w:sz="0" w:space="0" w:color="auto"/>
        <w:right w:val="none" w:sz="0" w:space="0" w:color="auto"/>
      </w:divBdr>
    </w:div>
    <w:div w:id="1536430426">
      <w:bodyDiv w:val="1"/>
      <w:marLeft w:val="0"/>
      <w:marRight w:val="0"/>
      <w:marTop w:val="0"/>
      <w:marBottom w:val="0"/>
      <w:divBdr>
        <w:top w:val="none" w:sz="0" w:space="0" w:color="auto"/>
        <w:left w:val="none" w:sz="0" w:space="0" w:color="auto"/>
        <w:bottom w:val="none" w:sz="0" w:space="0" w:color="auto"/>
        <w:right w:val="none" w:sz="0" w:space="0" w:color="auto"/>
      </w:divBdr>
    </w:div>
    <w:div w:id="1537423373">
      <w:bodyDiv w:val="1"/>
      <w:marLeft w:val="0"/>
      <w:marRight w:val="0"/>
      <w:marTop w:val="0"/>
      <w:marBottom w:val="0"/>
      <w:divBdr>
        <w:top w:val="none" w:sz="0" w:space="0" w:color="auto"/>
        <w:left w:val="none" w:sz="0" w:space="0" w:color="auto"/>
        <w:bottom w:val="none" w:sz="0" w:space="0" w:color="auto"/>
        <w:right w:val="none" w:sz="0" w:space="0" w:color="auto"/>
      </w:divBdr>
    </w:div>
    <w:div w:id="1538928522">
      <w:bodyDiv w:val="1"/>
      <w:marLeft w:val="0"/>
      <w:marRight w:val="0"/>
      <w:marTop w:val="0"/>
      <w:marBottom w:val="0"/>
      <w:divBdr>
        <w:top w:val="none" w:sz="0" w:space="0" w:color="auto"/>
        <w:left w:val="none" w:sz="0" w:space="0" w:color="auto"/>
        <w:bottom w:val="none" w:sz="0" w:space="0" w:color="auto"/>
        <w:right w:val="none" w:sz="0" w:space="0" w:color="auto"/>
      </w:divBdr>
    </w:div>
    <w:div w:id="1548032190">
      <w:bodyDiv w:val="1"/>
      <w:marLeft w:val="0"/>
      <w:marRight w:val="0"/>
      <w:marTop w:val="0"/>
      <w:marBottom w:val="0"/>
      <w:divBdr>
        <w:top w:val="none" w:sz="0" w:space="0" w:color="auto"/>
        <w:left w:val="none" w:sz="0" w:space="0" w:color="auto"/>
        <w:bottom w:val="none" w:sz="0" w:space="0" w:color="auto"/>
        <w:right w:val="none" w:sz="0" w:space="0" w:color="auto"/>
      </w:divBdr>
    </w:div>
    <w:div w:id="1555312593">
      <w:bodyDiv w:val="1"/>
      <w:marLeft w:val="0"/>
      <w:marRight w:val="0"/>
      <w:marTop w:val="0"/>
      <w:marBottom w:val="0"/>
      <w:divBdr>
        <w:top w:val="none" w:sz="0" w:space="0" w:color="auto"/>
        <w:left w:val="none" w:sz="0" w:space="0" w:color="auto"/>
        <w:bottom w:val="none" w:sz="0" w:space="0" w:color="auto"/>
        <w:right w:val="none" w:sz="0" w:space="0" w:color="auto"/>
      </w:divBdr>
    </w:div>
    <w:div w:id="1560941142">
      <w:bodyDiv w:val="1"/>
      <w:marLeft w:val="0"/>
      <w:marRight w:val="0"/>
      <w:marTop w:val="0"/>
      <w:marBottom w:val="0"/>
      <w:divBdr>
        <w:top w:val="none" w:sz="0" w:space="0" w:color="auto"/>
        <w:left w:val="none" w:sz="0" w:space="0" w:color="auto"/>
        <w:bottom w:val="none" w:sz="0" w:space="0" w:color="auto"/>
        <w:right w:val="none" w:sz="0" w:space="0" w:color="auto"/>
      </w:divBdr>
    </w:div>
    <w:div w:id="1561943279">
      <w:bodyDiv w:val="1"/>
      <w:marLeft w:val="0"/>
      <w:marRight w:val="0"/>
      <w:marTop w:val="0"/>
      <w:marBottom w:val="0"/>
      <w:divBdr>
        <w:top w:val="none" w:sz="0" w:space="0" w:color="auto"/>
        <w:left w:val="none" w:sz="0" w:space="0" w:color="auto"/>
        <w:bottom w:val="none" w:sz="0" w:space="0" w:color="auto"/>
        <w:right w:val="none" w:sz="0" w:space="0" w:color="auto"/>
      </w:divBdr>
    </w:div>
    <w:div w:id="1567376501">
      <w:bodyDiv w:val="1"/>
      <w:marLeft w:val="0"/>
      <w:marRight w:val="0"/>
      <w:marTop w:val="0"/>
      <w:marBottom w:val="0"/>
      <w:divBdr>
        <w:top w:val="none" w:sz="0" w:space="0" w:color="auto"/>
        <w:left w:val="none" w:sz="0" w:space="0" w:color="auto"/>
        <w:bottom w:val="none" w:sz="0" w:space="0" w:color="auto"/>
        <w:right w:val="none" w:sz="0" w:space="0" w:color="auto"/>
      </w:divBdr>
    </w:div>
    <w:div w:id="1581526238">
      <w:bodyDiv w:val="1"/>
      <w:marLeft w:val="0"/>
      <w:marRight w:val="0"/>
      <w:marTop w:val="0"/>
      <w:marBottom w:val="0"/>
      <w:divBdr>
        <w:top w:val="none" w:sz="0" w:space="0" w:color="auto"/>
        <w:left w:val="none" w:sz="0" w:space="0" w:color="auto"/>
        <w:bottom w:val="none" w:sz="0" w:space="0" w:color="auto"/>
        <w:right w:val="none" w:sz="0" w:space="0" w:color="auto"/>
      </w:divBdr>
    </w:div>
    <w:div w:id="1582564264">
      <w:bodyDiv w:val="1"/>
      <w:marLeft w:val="0"/>
      <w:marRight w:val="0"/>
      <w:marTop w:val="0"/>
      <w:marBottom w:val="0"/>
      <w:divBdr>
        <w:top w:val="none" w:sz="0" w:space="0" w:color="auto"/>
        <w:left w:val="none" w:sz="0" w:space="0" w:color="auto"/>
        <w:bottom w:val="none" w:sz="0" w:space="0" w:color="auto"/>
        <w:right w:val="none" w:sz="0" w:space="0" w:color="auto"/>
      </w:divBdr>
    </w:div>
    <w:div w:id="1591424085">
      <w:bodyDiv w:val="1"/>
      <w:marLeft w:val="0"/>
      <w:marRight w:val="0"/>
      <w:marTop w:val="0"/>
      <w:marBottom w:val="0"/>
      <w:divBdr>
        <w:top w:val="none" w:sz="0" w:space="0" w:color="auto"/>
        <w:left w:val="none" w:sz="0" w:space="0" w:color="auto"/>
        <w:bottom w:val="none" w:sz="0" w:space="0" w:color="auto"/>
        <w:right w:val="none" w:sz="0" w:space="0" w:color="auto"/>
      </w:divBdr>
      <w:divsChild>
        <w:div w:id="641498543">
          <w:marLeft w:val="0"/>
          <w:marRight w:val="0"/>
          <w:marTop w:val="0"/>
          <w:marBottom w:val="0"/>
          <w:divBdr>
            <w:top w:val="none" w:sz="0" w:space="0" w:color="auto"/>
            <w:left w:val="none" w:sz="0" w:space="0" w:color="auto"/>
            <w:bottom w:val="none" w:sz="0" w:space="0" w:color="auto"/>
            <w:right w:val="none" w:sz="0" w:space="0" w:color="auto"/>
          </w:divBdr>
        </w:div>
        <w:div w:id="479620632">
          <w:marLeft w:val="0"/>
          <w:marRight w:val="0"/>
          <w:marTop w:val="0"/>
          <w:marBottom w:val="0"/>
          <w:divBdr>
            <w:top w:val="none" w:sz="0" w:space="0" w:color="auto"/>
            <w:left w:val="none" w:sz="0" w:space="0" w:color="auto"/>
            <w:bottom w:val="none" w:sz="0" w:space="0" w:color="auto"/>
            <w:right w:val="none" w:sz="0" w:space="0" w:color="auto"/>
          </w:divBdr>
        </w:div>
        <w:div w:id="902832003">
          <w:marLeft w:val="0"/>
          <w:marRight w:val="0"/>
          <w:marTop w:val="0"/>
          <w:marBottom w:val="0"/>
          <w:divBdr>
            <w:top w:val="none" w:sz="0" w:space="0" w:color="auto"/>
            <w:left w:val="none" w:sz="0" w:space="0" w:color="auto"/>
            <w:bottom w:val="none" w:sz="0" w:space="0" w:color="auto"/>
            <w:right w:val="none" w:sz="0" w:space="0" w:color="auto"/>
          </w:divBdr>
        </w:div>
        <w:div w:id="1893271996">
          <w:marLeft w:val="0"/>
          <w:marRight w:val="0"/>
          <w:marTop w:val="0"/>
          <w:marBottom w:val="0"/>
          <w:divBdr>
            <w:top w:val="none" w:sz="0" w:space="0" w:color="auto"/>
            <w:left w:val="none" w:sz="0" w:space="0" w:color="auto"/>
            <w:bottom w:val="none" w:sz="0" w:space="0" w:color="auto"/>
            <w:right w:val="none" w:sz="0" w:space="0" w:color="auto"/>
          </w:divBdr>
        </w:div>
        <w:div w:id="1518695482">
          <w:marLeft w:val="0"/>
          <w:marRight w:val="0"/>
          <w:marTop w:val="0"/>
          <w:marBottom w:val="0"/>
          <w:divBdr>
            <w:top w:val="none" w:sz="0" w:space="0" w:color="auto"/>
            <w:left w:val="none" w:sz="0" w:space="0" w:color="auto"/>
            <w:bottom w:val="none" w:sz="0" w:space="0" w:color="auto"/>
            <w:right w:val="none" w:sz="0" w:space="0" w:color="auto"/>
          </w:divBdr>
        </w:div>
        <w:div w:id="895050059">
          <w:marLeft w:val="0"/>
          <w:marRight w:val="0"/>
          <w:marTop w:val="0"/>
          <w:marBottom w:val="0"/>
          <w:divBdr>
            <w:top w:val="none" w:sz="0" w:space="0" w:color="auto"/>
            <w:left w:val="none" w:sz="0" w:space="0" w:color="auto"/>
            <w:bottom w:val="none" w:sz="0" w:space="0" w:color="auto"/>
            <w:right w:val="none" w:sz="0" w:space="0" w:color="auto"/>
          </w:divBdr>
        </w:div>
        <w:div w:id="830219505">
          <w:marLeft w:val="0"/>
          <w:marRight w:val="0"/>
          <w:marTop w:val="0"/>
          <w:marBottom w:val="0"/>
          <w:divBdr>
            <w:top w:val="none" w:sz="0" w:space="0" w:color="auto"/>
            <w:left w:val="none" w:sz="0" w:space="0" w:color="auto"/>
            <w:bottom w:val="none" w:sz="0" w:space="0" w:color="auto"/>
            <w:right w:val="none" w:sz="0" w:space="0" w:color="auto"/>
          </w:divBdr>
        </w:div>
        <w:div w:id="839395609">
          <w:marLeft w:val="0"/>
          <w:marRight w:val="0"/>
          <w:marTop w:val="0"/>
          <w:marBottom w:val="0"/>
          <w:divBdr>
            <w:top w:val="none" w:sz="0" w:space="0" w:color="auto"/>
            <w:left w:val="none" w:sz="0" w:space="0" w:color="auto"/>
            <w:bottom w:val="none" w:sz="0" w:space="0" w:color="auto"/>
            <w:right w:val="none" w:sz="0" w:space="0" w:color="auto"/>
          </w:divBdr>
        </w:div>
      </w:divsChild>
    </w:div>
    <w:div w:id="1593660359">
      <w:bodyDiv w:val="1"/>
      <w:marLeft w:val="0"/>
      <w:marRight w:val="0"/>
      <w:marTop w:val="0"/>
      <w:marBottom w:val="0"/>
      <w:divBdr>
        <w:top w:val="none" w:sz="0" w:space="0" w:color="auto"/>
        <w:left w:val="none" w:sz="0" w:space="0" w:color="auto"/>
        <w:bottom w:val="none" w:sz="0" w:space="0" w:color="auto"/>
        <w:right w:val="none" w:sz="0" w:space="0" w:color="auto"/>
      </w:divBdr>
    </w:div>
    <w:div w:id="1599554761">
      <w:bodyDiv w:val="1"/>
      <w:marLeft w:val="0"/>
      <w:marRight w:val="0"/>
      <w:marTop w:val="0"/>
      <w:marBottom w:val="0"/>
      <w:divBdr>
        <w:top w:val="none" w:sz="0" w:space="0" w:color="auto"/>
        <w:left w:val="none" w:sz="0" w:space="0" w:color="auto"/>
        <w:bottom w:val="none" w:sz="0" w:space="0" w:color="auto"/>
        <w:right w:val="none" w:sz="0" w:space="0" w:color="auto"/>
      </w:divBdr>
    </w:div>
    <w:div w:id="1608807544">
      <w:bodyDiv w:val="1"/>
      <w:marLeft w:val="0"/>
      <w:marRight w:val="0"/>
      <w:marTop w:val="0"/>
      <w:marBottom w:val="0"/>
      <w:divBdr>
        <w:top w:val="none" w:sz="0" w:space="0" w:color="auto"/>
        <w:left w:val="none" w:sz="0" w:space="0" w:color="auto"/>
        <w:bottom w:val="none" w:sz="0" w:space="0" w:color="auto"/>
        <w:right w:val="none" w:sz="0" w:space="0" w:color="auto"/>
      </w:divBdr>
    </w:div>
    <w:div w:id="1613246805">
      <w:bodyDiv w:val="1"/>
      <w:marLeft w:val="0"/>
      <w:marRight w:val="0"/>
      <w:marTop w:val="0"/>
      <w:marBottom w:val="0"/>
      <w:divBdr>
        <w:top w:val="none" w:sz="0" w:space="0" w:color="auto"/>
        <w:left w:val="none" w:sz="0" w:space="0" w:color="auto"/>
        <w:bottom w:val="none" w:sz="0" w:space="0" w:color="auto"/>
        <w:right w:val="none" w:sz="0" w:space="0" w:color="auto"/>
      </w:divBdr>
    </w:div>
    <w:div w:id="1616861383">
      <w:bodyDiv w:val="1"/>
      <w:marLeft w:val="0"/>
      <w:marRight w:val="0"/>
      <w:marTop w:val="0"/>
      <w:marBottom w:val="0"/>
      <w:divBdr>
        <w:top w:val="none" w:sz="0" w:space="0" w:color="auto"/>
        <w:left w:val="none" w:sz="0" w:space="0" w:color="auto"/>
        <w:bottom w:val="none" w:sz="0" w:space="0" w:color="auto"/>
        <w:right w:val="none" w:sz="0" w:space="0" w:color="auto"/>
      </w:divBdr>
    </w:div>
    <w:div w:id="1617756865">
      <w:bodyDiv w:val="1"/>
      <w:marLeft w:val="0"/>
      <w:marRight w:val="0"/>
      <w:marTop w:val="0"/>
      <w:marBottom w:val="0"/>
      <w:divBdr>
        <w:top w:val="none" w:sz="0" w:space="0" w:color="auto"/>
        <w:left w:val="none" w:sz="0" w:space="0" w:color="auto"/>
        <w:bottom w:val="none" w:sz="0" w:space="0" w:color="auto"/>
        <w:right w:val="none" w:sz="0" w:space="0" w:color="auto"/>
      </w:divBdr>
    </w:div>
    <w:div w:id="1618173880">
      <w:bodyDiv w:val="1"/>
      <w:marLeft w:val="0"/>
      <w:marRight w:val="0"/>
      <w:marTop w:val="0"/>
      <w:marBottom w:val="0"/>
      <w:divBdr>
        <w:top w:val="none" w:sz="0" w:space="0" w:color="auto"/>
        <w:left w:val="none" w:sz="0" w:space="0" w:color="auto"/>
        <w:bottom w:val="none" w:sz="0" w:space="0" w:color="auto"/>
        <w:right w:val="none" w:sz="0" w:space="0" w:color="auto"/>
      </w:divBdr>
    </w:div>
    <w:div w:id="1628707282">
      <w:bodyDiv w:val="1"/>
      <w:marLeft w:val="0"/>
      <w:marRight w:val="0"/>
      <w:marTop w:val="0"/>
      <w:marBottom w:val="0"/>
      <w:divBdr>
        <w:top w:val="none" w:sz="0" w:space="0" w:color="auto"/>
        <w:left w:val="none" w:sz="0" w:space="0" w:color="auto"/>
        <w:bottom w:val="none" w:sz="0" w:space="0" w:color="auto"/>
        <w:right w:val="none" w:sz="0" w:space="0" w:color="auto"/>
      </w:divBdr>
    </w:div>
    <w:div w:id="1631933987">
      <w:bodyDiv w:val="1"/>
      <w:marLeft w:val="0"/>
      <w:marRight w:val="0"/>
      <w:marTop w:val="0"/>
      <w:marBottom w:val="0"/>
      <w:divBdr>
        <w:top w:val="none" w:sz="0" w:space="0" w:color="auto"/>
        <w:left w:val="none" w:sz="0" w:space="0" w:color="auto"/>
        <w:bottom w:val="none" w:sz="0" w:space="0" w:color="auto"/>
        <w:right w:val="none" w:sz="0" w:space="0" w:color="auto"/>
      </w:divBdr>
    </w:div>
    <w:div w:id="1633944380">
      <w:bodyDiv w:val="1"/>
      <w:marLeft w:val="0"/>
      <w:marRight w:val="0"/>
      <w:marTop w:val="0"/>
      <w:marBottom w:val="0"/>
      <w:divBdr>
        <w:top w:val="none" w:sz="0" w:space="0" w:color="auto"/>
        <w:left w:val="none" w:sz="0" w:space="0" w:color="auto"/>
        <w:bottom w:val="none" w:sz="0" w:space="0" w:color="auto"/>
        <w:right w:val="none" w:sz="0" w:space="0" w:color="auto"/>
      </w:divBdr>
    </w:div>
    <w:div w:id="1635258898">
      <w:bodyDiv w:val="1"/>
      <w:marLeft w:val="0"/>
      <w:marRight w:val="0"/>
      <w:marTop w:val="0"/>
      <w:marBottom w:val="0"/>
      <w:divBdr>
        <w:top w:val="none" w:sz="0" w:space="0" w:color="auto"/>
        <w:left w:val="none" w:sz="0" w:space="0" w:color="auto"/>
        <w:bottom w:val="none" w:sz="0" w:space="0" w:color="auto"/>
        <w:right w:val="none" w:sz="0" w:space="0" w:color="auto"/>
      </w:divBdr>
    </w:div>
    <w:div w:id="1635520309">
      <w:bodyDiv w:val="1"/>
      <w:marLeft w:val="0"/>
      <w:marRight w:val="0"/>
      <w:marTop w:val="0"/>
      <w:marBottom w:val="0"/>
      <w:divBdr>
        <w:top w:val="none" w:sz="0" w:space="0" w:color="auto"/>
        <w:left w:val="none" w:sz="0" w:space="0" w:color="auto"/>
        <w:bottom w:val="none" w:sz="0" w:space="0" w:color="auto"/>
        <w:right w:val="none" w:sz="0" w:space="0" w:color="auto"/>
      </w:divBdr>
    </w:div>
    <w:div w:id="1637292661">
      <w:bodyDiv w:val="1"/>
      <w:marLeft w:val="0"/>
      <w:marRight w:val="0"/>
      <w:marTop w:val="0"/>
      <w:marBottom w:val="0"/>
      <w:divBdr>
        <w:top w:val="none" w:sz="0" w:space="0" w:color="auto"/>
        <w:left w:val="none" w:sz="0" w:space="0" w:color="auto"/>
        <w:bottom w:val="none" w:sz="0" w:space="0" w:color="auto"/>
        <w:right w:val="none" w:sz="0" w:space="0" w:color="auto"/>
      </w:divBdr>
    </w:div>
    <w:div w:id="1645353846">
      <w:bodyDiv w:val="1"/>
      <w:marLeft w:val="0"/>
      <w:marRight w:val="0"/>
      <w:marTop w:val="0"/>
      <w:marBottom w:val="0"/>
      <w:divBdr>
        <w:top w:val="none" w:sz="0" w:space="0" w:color="auto"/>
        <w:left w:val="none" w:sz="0" w:space="0" w:color="auto"/>
        <w:bottom w:val="none" w:sz="0" w:space="0" w:color="auto"/>
        <w:right w:val="none" w:sz="0" w:space="0" w:color="auto"/>
      </w:divBdr>
    </w:div>
    <w:div w:id="1661687912">
      <w:bodyDiv w:val="1"/>
      <w:marLeft w:val="0"/>
      <w:marRight w:val="0"/>
      <w:marTop w:val="0"/>
      <w:marBottom w:val="0"/>
      <w:divBdr>
        <w:top w:val="none" w:sz="0" w:space="0" w:color="auto"/>
        <w:left w:val="none" w:sz="0" w:space="0" w:color="auto"/>
        <w:bottom w:val="none" w:sz="0" w:space="0" w:color="auto"/>
        <w:right w:val="none" w:sz="0" w:space="0" w:color="auto"/>
      </w:divBdr>
    </w:div>
    <w:div w:id="1663393502">
      <w:bodyDiv w:val="1"/>
      <w:marLeft w:val="0"/>
      <w:marRight w:val="0"/>
      <w:marTop w:val="0"/>
      <w:marBottom w:val="0"/>
      <w:divBdr>
        <w:top w:val="none" w:sz="0" w:space="0" w:color="auto"/>
        <w:left w:val="none" w:sz="0" w:space="0" w:color="auto"/>
        <w:bottom w:val="none" w:sz="0" w:space="0" w:color="auto"/>
        <w:right w:val="none" w:sz="0" w:space="0" w:color="auto"/>
      </w:divBdr>
    </w:div>
    <w:div w:id="1666007098">
      <w:bodyDiv w:val="1"/>
      <w:marLeft w:val="0"/>
      <w:marRight w:val="0"/>
      <w:marTop w:val="0"/>
      <w:marBottom w:val="0"/>
      <w:divBdr>
        <w:top w:val="none" w:sz="0" w:space="0" w:color="auto"/>
        <w:left w:val="none" w:sz="0" w:space="0" w:color="auto"/>
        <w:bottom w:val="none" w:sz="0" w:space="0" w:color="auto"/>
        <w:right w:val="none" w:sz="0" w:space="0" w:color="auto"/>
      </w:divBdr>
    </w:div>
    <w:div w:id="1672296487">
      <w:bodyDiv w:val="1"/>
      <w:marLeft w:val="0"/>
      <w:marRight w:val="0"/>
      <w:marTop w:val="0"/>
      <w:marBottom w:val="0"/>
      <w:divBdr>
        <w:top w:val="none" w:sz="0" w:space="0" w:color="auto"/>
        <w:left w:val="none" w:sz="0" w:space="0" w:color="auto"/>
        <w:bottom w:val="none" w:sz="0" w:space="0" w:color="auto"/>
        <w:right w:val="none" w:sz="0" w:space="0" w:color="auto"/>
      </w:divBdr>
    </w:div>
    <w:div w:id="1700857154">
      <w:bodyDiv w:val="1"/>
      <w:marLeft w:val="0"/>
      <w:marRight w:val="0"/>
      <w:marTop w:val="0"/>
      <w:marBottom w:val="0"/>
      <w:divBdr>
        <w:top w:val="none" w:sz="0" w:space="0" w:color="auto"/>
        <w:left w:val="none" w:sz="0" w:space="0" w:color="auto"/>
        <w:bottom w:val="none" w:sz="0" w:space="0" w:color="auto"/>
        <w:right w:val="none" w:sz="0" w:space="0" w:color="auto"/>
      </w:divBdr>
    </w:div>
    <w:div w:id="1705978576">
      <w:bodyDiv w:val="1"/>
      <w:marLeft w:val="0"/>
      <w:marRight w:val="0"/>
      <w:marTop w:val="0"/>
      <w:marBottom w:val="0"/>
      <w:divBdr>
        <w:top w:val="none" w:sz="0" w:space="0" w:color="auto"/>
        <w:left w:val="none" w:sz="0" w:space="0" w:color="auto"/>
        <w:bottom w:val="none" w:sz="0" w:space="0" w:color="auto"/>
        <w:right w:val="none" w:sz="0" w:space="0" w:color="auto"/>
      </w:divBdr>
    </w:div>
    <w:div w:id="1717773909">
      <w:bodyDiv w:val="1"/>
      <w:marLeft w:val="0"/>
      <w:marRight w:val="0"/>
      <w:marTop w:val="0"/>
      <w:marBottom w:val="0"/>
      <w:divBdr>
        <w:top w:val="none" w:sz="0" w:space="0" w:color="auto"/>
        <w:left w:val="none" w:sz="0" w:space="0" w:color="auto"/>
        <w:bottom w:val="none" w:sz="0" w:space="0" w:color="auto"/>
        <w:right w:val="none" w:sz="0" w:space="0" w:color="auto"/>
      </w:divBdr>
    </w:div>
    <w:div w:id="1720085643">
      <w:bodyDiv w:val="1"/>
      <w:marLeft w:val="0"/>
      <w:marRight w:val="0"/>
      <w:marTop w:val="0"/>
      <w:marBottom w:val="0"/>
      <w:divBdr>
        <w:top w:val="none" w:sz="0" w:space="0" w:color="auto"/>
        <w:left w:val="none" w:sz="0" w:space="0" w:color="auto"/>
        <w:bottom w:val="none" w:sz="0" w:space="0" w:color="auto"/>
        <w:right w:val="none" w:sz="0" w:space="0" w:color="auto"/>
      </w:divBdr>
    </w:div>
    <w:div w:id="1721244043">
      <w:bodyDiv w:val="1"/>
      <w:marLeft w:val="0"/>
      <w:marRight w:val="0"/>
      <w:marTop w:val="0"/>
      <w:marBottom w:val="0"/>
      <w:divBdr>
        <w:top w:val="none" w:sz="0" w:space="0" w:color="auto"/>
        <w:left w:val="none" w:sz="0" w:space="0" w:color="auto"/>
        <w:bottom w:val="none" w:sz="0" w:space="0" w:color="auto"/>
        <w:right w:val="none" w:sz="0" w:space="0" w:color="auto"/>
      </w:divBdr>
    </w:div>
    <w:div w:id="1727676900">
      <w:bodyDiv w:val="1"/>
      <w:marLeft w:val="0"/>
      <w:marRight w:val="0"/>
      <w:marTop w:val="0"/>
      <w:marBottom w:val="0"/>
      <w:divBdr>
        <w:top w:val="none" w:sz="0" w:space="0" w:color="auto"/>
        <w:left w:val="none" w:sz="0" w:space="0" w:color="auto"/>
        <w:bottom w:val="none" w:sz="0" w:space="0" w:color="auto"/>
        <w:right w:val="none" w:sz="0" w:space="0" w:color="auto"/>
      </w:divBdr>
    </w:div>
    <w:div w:id="1732196562">
      <w:bodyDiv w:val="1"/>
      <w:marLeft w:val="0"/>
      <w:marRight w:val="0"/>
      <w:marTop w:val="0"/>
      <w:marBottom w:val="0"/>
      <w:divBdr>
        <w:top w:val="none" w:sz="0" w:space="0" w:color="auto"/>
        <w:left w:val="none" w:sz="0" w:space="0" w:color="auto"/>
        <w:bottom w:val="none" w:sz="0" w:space="0" w:color="auto"/>
        <w:right w:val="none" w:sz="0" w:space="0" w:color="auto"/>
      </w:divBdr>
    </w:div>
    <w:div w:id="1736581200">
      <w:bodyDiv w:val="1"/>
      <w:marLeft w:val="0"/>
      <w:marRight w:val="0"/>
      <w:marTop w:val="0"/>
      <w:marBottom w:val="0"/>
      <w:divBdr>
        <w:top w:val="none" w:sz="0" w:space="0" w:color="auto"/>
        <w:left w:val="none" w:sz="0" w:space="0" w:color="auto"/>
        <w:bottom w:val="none" w:sz="0" w:space="0" w:color="auto"/>
        <w:right w:val="none" w:sz="0" w:space="0" w:color="auto"/>
      </w:divBdr>
    </w:div>
    <w:div w:id="1743941481">
      <w:bodyDiv w:val="1"/>
      <w:marLeft w:val="0"/>
      <w:marRight w:val="0"/>
      <w:marTop w:val="0"/>
      <w:marBottom w:val="0"/>
      <w:divBdr>
        <w:top w:val="none" w:sz="0" w:space="0" w:color="auto"/>
        <w:left w:val="none" w:sz="0" w:space="0" w:color="auto"/>
        <w:bottom w:val="none" w:sz="0" w:space="0" w:color="auto"/>
        <w:right w:val="none" w:sz="0" w:space="0" w:color="auto"/>
      </w:divBdr>
    </w:div>
    <w:div w:id="1750420292">
      <w:bodyDiv w:val="1"/>
      <w:marLeft w:val="0"/>
      <w:marRight w:val="0"/>
      <w:marTop w:val="0"/>
      <w:marBottom w:val="0"/>
      <w:divBdr>
        <w:top w:val="none" w:sz="0" w:space="0" w:color="auto"/>
        <w:left w:val="none" w:sz="0" w:space="0" w:color="auto"/>
        <w:bottom w:val="none" w:sz="0" w:space="0" w:color="auto"/>
        <w:right w:val="none" w:sz="0" w:space="0" w:color="auto"/>
      </w:divBdr>
    </w:div>
    <w:div w:id="1763331793">
      <w:bodyDiv w:val="1"/>
      <w:marLeft w:val="0"/>
      <w:marRight w:val="0"/>
      <w:marTop w:val="0"/>
      <w:marBottom w:val="0"/>
      <w:divBdr>
        <w:top w:val="none" w:sz="0" w:space="0" w:color="auto"/>
        <w:left w:val="none" w:sz="0" w:space="0" w:color="auto"/>
        <w:bottom w:val="none" w:sz="0" w:space="0" w:color="auto"/>
        <w:right w:val="none" w:sz="0" w:space="0" w:color="auto"/>
      </w:divBdr>
    </w:div>
    <w:div w:id="1769502773">
      <w:bodyDiv w:val="1"/>
      <w:marLeft w:val="0"/>
      <w:marRight w:val="0"/>
      <w:marTop w:val="0"/>
      <w:marBottom w:val="0"/>
      <w:divBdr>
        <w:top w:val="none" w:sz="0" w:space="0" w:color="auto"/>
        <w:left w:val="none" w:sz="0" w:space="0" w:color="auto"/>
        <w:bottom w:val="none" w:sz="0" w:space="0" w:color="auto"/>
        <w:right w:val="none" w:sz="0" w:space="0" w:color="auto"/>
      </w:divBdr>
    </w:div>
    <w:div w:id="1776366046">
      <w:bodyDiv w:val="1"/>
      <w:marLeft w:val="0"/>
      <w:marRight w:val="0"/>
      <w:marTop w:val="0"/>
      <w:marBottom w:val="0"/>
      <w:divBdr>
        <w:top w:val="none" w:sz="0" w:space="0" w:color="auto"/>
        <w:left w:val="none" w:sz="0" w:space="0" w:color="auto"/>
        <w:bottom w:val="none" w:sz="0" w:space="0" w:color="auto"/>
        <w:right w:val="none" w:sz="0" w:space="0" w:color="auto"/>
      </w:divBdr>
    </w:div>
    <w:div w:id="1781727595">
      <w:bodyDiv w:val="1"/>
      <w:marLeft w:val="0"/>
      <w:marRight w:val="0"/>
      <w:marTop w:val="0"/>
      <w:marBottom w:val="0"/>
      <w:divBdr>
        <w:top w:val="none" w:sz="0" w:space="0" w:color="auto"/>
        <w:left w:val="none" w:sz="0" w:space="0" w:color="auto"/>
        <w:bottom w:val="none" w:sz="0" w:space="0" w:color="auto"/>
        <w:right w:val="none" w:sz="0" w:space="0" w:color="auto"/>
      </w:divBdr>
    </w:div>
    <w:div w:id="1787382515">
      <w:bodyDiv w:val="1"/>
      <w:marLeft w:val="0"/>
      <w:marRight w:val="0"/>
      <w:marTop w:val="0"/>
      <w:marBottom w:val="0"/>
      <w:divBdr>
        <w:top w:val="none" w:sz="0" w:space="0" w:color="auto"/>
        <w:left w:val="none" w:sz="0" w:space="0" w:color="auto"/>
        <w:bottom w:val="none" w:sz="0" w:space="0" w:color="auto"/>
        <w:right w:val="none" w:sz="0" w:space="0" w:color="auto"/>
      </w:divBdr>
    </w:div>
    <w:div w:id="1790931613">
      <w:bodyDiv w:val="1"/>
      <w:marLeft w:val="0"/>
      <w:marRight w:val="0"/>
      <w:marTop w:val="0"/>
      <w:marBottom w:val="0"/>
      <w:divBdr>
        <w:top w:val="none" w:sz="0" w:space="0" w:color="auto"/>
        <w:left w:val="none" w:sz="0" w:space="0" w:color="auto"/>
        <w:bottom w:val="none" w:sz="0" w:space="0" w:color="auto"/>
        <w:right w:val="none" w:sz="0" w:space="0" w:color="auto"/>
      </w:divBdr>
    </w:div>
    <w:div w:id="1801875469">
      <w:bodyDiv w:val="1"/>
      <w:marLeft w:val="0"/>
      <w:marRight w:val="0"/>
      <w:marTop w:val="0"/>
      <w:marBottom w:val="0"/>
      <w:divBdr>
        <w:top w:val="none" w:sz="0" w:space="0" w:color="auto"/>
        <w:left w:val="none" w:sz="0" w:space="0" w:color="auto"/>
        <w:bottom w:val="none" w:sz="0" w:space="0" w:color="auto"/>
        <w:right w:val="none" w:sz="0" w:space="0" w:color="auto"/>
      </w:divBdr>
    </w:div>
    <w:div w:id="1808401380">
      <w:bodyDiv w:val="1"/>
      <w:marLeft w:val="0"/>
      <w:marRight w:val="0"/>
      <w:marTop w:val="0"/>
      <w:marBottom w:val="0"/>
      <w:divBdr>
        <w:top w:val="none" w:sz="0" w:space="0" w:color="auto"/>
        <w:left w:val="none" w:sz="0" w:space="0" w:color="auto"/>
        <w:bottom w:val="none" w:sz="0" w:space="0" w:color="auto"/>
        <w:right w:val="none" w:sz="0" w:space="0" w:color="auto"/>
      </w:divBdr>
    </w:div>
    <w:div w:id="1809273467">
      <w:bodyDiv w:val="1"/>
      <w:marLeft w:val="0"/>
      <w:marRight w:val="0"/>
      <w:marTop w:val="0"/>
      <w:marBottom w:val="0"/>
      <w:divBdr>
        <w:top w:val="none" w:sz="0" w:space="0" w:color="auto"/>
        <w:left w:val="none" w:sz="0" w:space="0" w:color="auto"/>
        <w:bottom w:val="none" w:sz="0" w:space="0" w:color="auto"/>
        <w:right w:val="none" w:sz="0" w:space="0" w:color="auto"/>
      </w:divBdr>
    </w:div>
    <w:div w:id="1814518213">
      <w:bodyDiv w:val="1"/>
      <w:marLeft w:val="0"/>
      <w:marRight w:val="0"/>
      <w:marTop w:val="0"/>
      <w:marBottom w:val="0"/>
      <w:divBdr>
        <w:top w:val="none" w:sz="0" w:space="0" w:color="auto"/>
        <w:left w:val="none" w:sz="0" w:space="0" w:color="auto"/>
        <w:bottom w:val="none" w:sz="0" w:space="0" w:color="auto"/>
        <w:right w:val="none" w:sz="0" w:space="0" w:color="auto"/>
      </w:divBdr>
    </w:div>
    <w:div w:id="1819762453">
      <w:bodyDiv w:val="1"/>
      <w:marLeft w:val="0"/>
      <w:marRight w:val="0"/>
      <w:marTop w:val="0"/>
      <w:marBottom w:val="0"/>
      <w:divBdr>
        <w:top w:val="none" w:sz="0" w:space="0" w:color="auto"/>
        <w:left w:val="none" w:sz="0" w:space="0" w:color="auto"/>
        <w:bottom w:val="none" w:sz="0" w:space="0" w:color="auto"/>
        <w:right w:val="none" w:sz="0" w:space="0" w:color="auto"/>
      </w:divBdr>
    </w:div>
    <w:div w:id="1820462678">
      <w:bodyDiv w:val="1"/>
      <w:marLeft w:val="0"/>
      <w:marRight w:val="0"/>
      <w:marTop w:val="0"/>
      <w:marBottom w:val="0"/>
      <w:divBdr>
        <w:top w:val="none" w:sz="0" w:space="0" w:color="auto"/>
        <w:left w:val="none" w:sz="0" w:space="0" w:color="auto"/>
        <w:bottom w:val="none" w:sz="0" w:space="0" w:color="auto"/>
        <w:right w:val="none" w:sz="0" w:space="0" w:color="auto"/>
      </w:divBdr>
    </w:div>
    <w:div w:id="1822691794">
      <w:bodyDiv w:val="1"/>
      <w:marLeft w:val="0"/>
      <w:marRight w:val="0"/>
      <w:marTop w:val="0"/>
      <w:marBottom w:val="0"/>
      <w:divBdr>
        <w:top w:val="none" w:sz="0" w:space="0" w:color="auto"/>
        <w:left w:val="none" w:sz="0" w:space="0" w:color="auto"/>
        <w:bottom w:val="none" w:sz="0" w:space="0" w:color="auto"/>
        <w:right w:val="none" w:sz="0" w:space="0" w:color="auto"/>
      </w:divBdr>
    </w:div>
    <w:div w:id="1823500560">
      <w:bodyDiv w:val="1"/>
      <w:marLeft w:val="0"/>
      <w:marRight w:val="0"/>
      <w:marTop w:val="0"/>
      <w:marBottom w:val="0"/>
      <w:divBdr>
        <w:top w:val="none" w:sz="0" w:space="0" w:color="auto"/>
        <w:left w:val="none" w:sz="0" w:space="0" w:color="auto"/>
        <w:bottom w:val="none" w:sz="0" w:space="0" w:color="auto"/>
        <w:right w:val="none" w:sz="0" w:space="0" w:color="auto"/>
      </w:divBdr>
    </w:div>
    <w:div w:id="1833449359">
      <w:bodyDiv w:val="1"/>
      <w:marLeft w:val="0"/>
      <w:marRight w:val="0"/>
      <w:marTop w:val="0"/>
      <w:marBottom w:val="0"/>
      <w:divBdr>
        <w:top w:val="none" w:sz="0" w:space="0" w:color="auto"/>
        <w:left w:val="none" w:sz="0" w:space="0" w:color="auto"/>
        <w:bottom w:val="none" w:sz="0" w:space="0" w:color="auto"/>
        <w:right w:val="none" w:sz="0" w:space="0" w:color="auto"/>
      </w:divBdr>
    </w:div>
    <w:div w:id="1840850143">
      <w:bodyDiv w:val="1"/>
      <w:marLeft w:val="0"/>
      <w:marRight w:val="0"/>
      <w:marTop w:val="0"/>
      <w:marBottom w:val="0"/>
      <w:divBdr>
        <w:top w:val="none" w:sz="0" w:space="0" w:color="auto"/>
        <w:left w:val="none" w:sz="0" w:space="0" w:color="auto"/>
        <w:bottom w:val="none" w:sz="0" w:space="0" w:color="auto"/>
        <w:right w:val="none" w:sz="0" w:space="0" w:color="auto"/>
      </w:divBdr>
    </w:div>
    <w:div w:id="1849244913">
      <w:bodyDiv w:val="1"/>
      <w:marLeft w:val="0"/>
      <w:marRight w:val="0"/>
      <w:marTop w:val="0"/>
      <w:marBottom w:val="0"/>
      <w:divBdr>
        <w:top w:val="none" w:sz="0" w:space="0" w:color="auto"/>
        <w:left w:val="none" w:sz="0" w:space="0" w:color="auto"/>
        <w:bottom w:val="none" w:sz="0" w:space="0" w:color="auto"/>
        <w:right w:val="none" w:sz="0" w:space="0" w:color="auto"/>
      </w:divBdr>
    </w:div>
    <w:div w:id="1849708014">
      <w:bodyDiv w:val="1"/>
      <w:marLeft w:val="0"/>
      <w:marRight w:val="0"/>
      <w:marTop w:val="0"/>
      <w:marBottom w:val="0"/>
      <w:divBdr>
        <w:top w:val="none" w:sz="0" w:space="0" w:color="auto"/>
        <w:left w:val="none" w:sz="0" w:space="0" w:color="auto"/>
        <w:bottom w:val="none" w:sz="0" w:space="0" w:color="auto"/>
        <w:right w:val="none" w:sz="0" w:space="0" w:color="auto"/>
      </w:divBdr>
    </w:div>
    <w:div w:id="1850293870">
      <w:bodyDiv w:val="1"/>
      <w:marLeft w:val="0"/>
      <w:marRight w:val="0"/>
      <w:marTop w:val="0"/>
      <w:marBottom w:val="0"/>
      <w:divBdr>
        <w:top w:val="none" w:sz="0" w:space="0" w:color="auto"/>
        <w:left w:val="none" w:sz="0" w:space="0" w:color="auto"/>
        <w:bottom w:val="none" w:sz="0" w:space="0" w:color="auto"/>
        <w:right w:val="none" w:sz="0" w:space="0" w:color="auto"/>
      </w:divBdr>
    </w:div>
    <w:div w:id="1851407132">
      <w:bodyDiv w:val="1"/>
      <w:marLeft w:val="0"/>
      <w:marRight w:val="0"/>
      <w:marTop w:val="0"/>
      <w:marBottom w:val="0"/>
      <w:divBdr>
        <w:top w:val="none" w:sz="0" w:space="0" w:color="auto"/>
        <w:left w:val="none" w:sz="0" w:space="0" w:color="auto"/>
        <w:bottom w:val="none" w:sz="0" w:space="0" w:color="auto"/>
        <w:right w:val="none" w:sz="0" w:space="0" w:color="auto"/>
      </w:divBdr>
    </w:div>
    <w:div w:id="1855801625">
      <w:bodyDiv w:val="1"/>
      <w:marLeft w:val="0"/>
      <w:marRight w:val="0"/>
      <w:marTop w:val="0"/>
      <w:marBottom w:val="0"/>
      <w:divBdr>
        <w:top w:val="none" w:sz="0" w:space="0" w:color="auto"/>
        <w:left w:val="none" w:sz="0" w:space="0" w:color="auto"/>
        <w:bottom w:val="none" w:sz="0" w:space="0" w:color="auto"/>
        <w:right w:val="none" w:sz="0" w:space="0" w:color="auto"/>
      </w:divBdr>
    </w:div>
    <w:div w:id="1858157052">
      <w:bodyDiv w:val="1"/>
      <w:marLeft w:val="0"/>
      <w:marRight w:val="0"/>
      <w:marTop w:val="0"/>
      <w:marBottom w:val="0"/>
      <w:divBdr>
        <w:top w:val="none" w:sz="0" w:space="0" w:color="auto"/>
        <w:left w:val="none" w:sz="0" w:space="0" w:color="auto"/>
        <w:bottom w:val="none" w:sz="0" w:space="0" w:color="auto"/>
        <w:right w:val="none" w:sz="0" w:space="0" w:color="auto"/>
      </w:divBdr>
    </w:div>
    <w:div w:id="1878740009">
      <w:bodyDiv w:val="1"/>
      <w:marLeft w:val="0"/>
      <w:marRight w:val="0"/>
      <w:marTop w:val="0"/>
      <w:marBottom w:val="0"/>
      <w:divBdr>
        <w:top w:val="none" w:sz="0" w:space="0" w:color="auto"/>
        <w:left w:val="none" w:sz="0" w:space="0" w:color="auto"/>
        <w:bottom w:val="none" w:sz="0" w:space="0" w:color="auto"/>
        <w:right w:val="none" w:sz="0" w:space="0" w:color="auto"/>
      </w:divBdr>
    </w:div>
    <w:div w:id="1880386981">
      <w:bodyDiv w:val="1"/>
      <w:marLeft w:val="0"/>
      <w:marRight w:val="0"/>
      <w:marTop w:val="0"/>
      <w:marBottom w:val="0"/>
      <w:divBdr>
        <w:top w:val="none" w:sz="0" w:space="0" w:color="auto"/>
        <w:left w:val="none" w:sz="0" w:space="0" w:color="auto"/>
        <w:bottom w:val="none" w:sz="0" w:space="0" w:color="auto"/>
        <w:right w:val="none" w:sz="0" w:space="0" w:color="auto"/>
      </w:divBdr>
    </w:div>
    <w:div w:id="1890531493">
      <w:bodyDiv w:val="1"/>
      <w:marLeft w:val="0"/>
      <w:marRight w:val="0"/>
      <w:marTop w:val="0"/>
      <w:marBottom w:val="0"/>
      <w:divBdr>
        <w:top w:val="none" w:sz="0" w:space="0" w:color="auto"/>
        <w:left w:val="none" w:sz="0" w:space="0" w:color="auto"/>
        <w:bottom w:val="none" w:sz="0" w:space="0" w:color="auto"/>
        <w:right w:val="none" w:sz="0" w:space="0" w:color="auto"/>
      </w:divBdr>
      <w:divsChild>
        <w:div w:id="1302341922">
          <w:marLeft w:val="0"/>
          <w:marRight w:val="0"/>
          <w:marTop w:val="0"/>
          <w:marBottom w:val="0"/>
          <w:divBdr>
            <w:top w:val="none" w:sz="0" w:space="0" w:color="auto"/>
            <w:left w:val="none" w:sz="0" w:space="0" w:color="auto"/>
            <w:bottom w:val="none" w:sz="0" w:space="0" w:color="auto"/>
            <w:right w:val="none" w:sz="0" w:space="0" w:color="auto"/>
          </w:divBdr>
          <w:divsChild>
            <w:div w:id="509635892">
              <w:marLeft w:val="0"/>
              <w:marRight w:val="0"/>
              <w:marTop w:val="0"/>
              <w:marBottom w:val="0"/>
              <w:divBdr>
                <w:top w:val="none" w:sz="0" w:space="0" w:color="auto"/>
                <w:left w:val="none" w:sz="0" w:space="0" w:color="auto"/>
                <w:bottom w:val="none" w:sz="0" w:space="0" w:color="auto"/>
                <w:right w:val="none" w:sz="0" w:space="0" w:color="auto"/>
              </w:divBdr>
            </w:div>
            <w:div w:id="953292625">
              <w:marLeft w:val="0"/>
              <w:marRight w:val="0"/>
              <w:marTop w:val="0"/>
              <w:marBottom w:val="0"/>
              <w:divBdr>
                <w:top w:val="none" w:sz="0" w:space="0" w:color="auto"/>
                <w:left w:val="none" w:sz="0" w:space="0" w:color="auto"/>
                <w:bottom w:val="none" w:sz="0" w:space="0" w:color="auto"/>
                <w:right w:val="none" w:sz="0" w:space="0" w:color="auto"/>
              </w:divBdr>
              <w:divsChild>
                <w:div w:id="917328796">
                  <w:marLeft w:val="0"/>
                  <w:marRight w:val="0"/>
                  <w:marTop w:val="0"/>
                  <w:marBottom w:val="0"/>
                  <w:divBdr>
                    <w:top w:val="none" w:sz="0" w:space="0" w:color="auto"/>
                    <w:left w:val="none" w:sz="0" w:space="0" w:color="auto"/>
                    <w:bottom w:val="none" w:sz="0" w:space="0" w:color="auto"/>
                    <w:right w:val="none" w:sz="0" w:space="0" w:color="auto"/>
                  </w:divBdr>
                  <w:divsChild>
                    <w:div w:id="2070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4066">
              <w:marLeft w:val="0"/>
              <w:marRight w:val="0"/>
              <w:marTop w:val="0"/>
              <w:marBottom w:val="0"/>
              <w:divBdr>
                <w:top w:val="none" w:sz="0" w:space="0" w:color="auto"/>
                <w:left w:val="none" w:sz="0" w:space="0" w:color="auto"/>
                <w:bottom w:val="none" w:sz="0" w:space="0" w:color="auto"/>
                <w:right w:val="none" w:sz="0" w:space="0" w:color="auto"/>
              </w:divBdr>
            </w:div>
          </w:divsChild>
        </w:div>
        <w:div w:id="1121261083">
          <w:marLeft w:val="0"/>
          <w:marRight w:val="0"/>
          <w:marTop w:val="0"/>
          <w:marBottom w:val="0"/>
          <w:divBdr>
            <w:top w:val="none" w:sz="0" w:space="0" w:color="auto"/>
            <w:left w:val="none" w:sz="0" w:space="0" w:color="auto"/>
            <w:bottom w:val="none" w:sz="0" w:space="0" w:color="auto"/>
            <w:right w:val="none" w:sz="0" w:space="0" w:color="auto"/>
          </w:divBdr>
          <w:divsChild>
            <w:div w:id="557204164">
              <w:marLeft w:val="0"/>
              <w:marRight w:val="0"/>
              <w:marTop w:val="0"/>
              <w:marBottom w:val="0"/>
              <w:divBdr>
                <w:top w:val="none" w:sz="0" w:space="0" w:color="auto"/>
                <w:left w:val="none" w:sz="0" w:space="0" w:color="auto"/>
                <w:bottom w:val="none" w:sz="0" w:space="0" w:color="auto"/>
                <w:right w:val="none" w:sz="0" w:space="0" w:color="auto"/>
              </w:divBdr>
            </w:div>
            <w:div w:id="1633166848">
              <w:marLeft w:val="0"/>
              <w:marRight w:val="0"/>
              <w:marTop w:val="0"/>
              <w:marBottom w:val="0"/>
              <w:divBdr>
                <w:top w:val="none" w:sz="0" w:space="0" w:color="auto"/>
                <w:left w:val="none" w:sz="0" w:space="0" w:color="auto"/>
                <w:bottom w:val="none" w:sz="0" w:space="0" w:color="auto"/>
                <w:right w:val="none" w:sz="0" w:space="0" w:color="auto"/>
              </w:divBdr>
              <w:divsChild>
                <w:div w:id="787355509">
                  <w:marLeft w:val="0"/>
                  <w:marRight w:val="0"/>
                  <w:marTop w:val="0"/>
                  <w:marBottom w:val="0"/>
                  <w:divBdr>
                    <w:top w:val="none" w:sz="0" w:space="0" w:color="auto"/>
                    <w:left w:val="none" w:sz="0" w:space="0" w:color="auto"/>
                    <w:bottom w:val="none" w:sz="0" w:space="0" w:color="auto"/>
                    <w:right w:val="none" w:sz="0" w:space="0" w:color="auto"/>
                  </w:divBdr>
                  <w:divsChild>
                    <w:div w:id="203672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18240">
              <w:marLeft w:val="0"/>
              <w:marRight w:val="0"/>
              <w:marTop w:val="0"/>
              <w:marBottom w:val="0"/>
              <w:divBdr>
                <w:top w:val="none" w:sz="0" w:space="0" w:color="auto"/>
                <w:left w:val="none" w:sz="0" w:space="0" w:color="auto"/>
                <w:bottom w:val="none" w:sz="0" w:space="0" w:color="auto"/>
                <w:right w:val="none" w:sz="0" w:space="0" w:color="auto"/>
              </w:divBdr>
            </w:div>
          </w:divsChild>
        </w:div>
        <w:div w:id="1881017212">
          <w:marLeft w:val="0"/>
          <w:marRight w:val="0"/>
          <w:marTop w:val="0"/>
          <w:marBottom w:val="0"/>
          <w:divBdr>
            <w:top w:val="none" w:sz="0" w:space="0" w:color="auto"/>
            <w:left w:val="none" w:sz="0" w:space="0" w:color="auto"/>
            <w:bottom w:val="none" w:sz="0" w:space="0" w:color="auto"/>
            <w:right w:val="none" w:sz="0" w:space="0" w:color="auto"/>
          </w:divBdr>
        </w:div>
      </w:divsChild>
    </w:div>
    <w:div w:id="1895311460">
      <w:bodyDiv w:val="1"/>
      <w:marLeft w:val="0"/>
      <w:marRight w:val="0"/>
      <w:marTop w:val="0"/>
      <w:marBottom w:val="0"/>
      <w:divBdr>
        <w:top w:val="none" w:sz="0" w:space="0" w:color="auto"/>
        <w:left w:val="none" w:sz="0" w:space="0" w:color="auto"/>
        <w:bottom w:val="none" w:sz="0" w:space="0" w:color="auto"/>
        <w:right w:val="none" w:sz="0" w:space="0" w:color="auto"/>
      </w:divBdr>
    </w:div>
    <w:div w:id="1898512914">
      <w:bodyDiv w:val="1"/>
      <w:marLeft w:val="0"/>
      <w:marRight w:val="0"/>
      <w:marTop w:val="0"/>
      <w:marBottom w:val="0"/>
      <w:divBdr>
        <w:top w:val="none" w:sz="0" w:space="0" w:color="auto"/>
        <w:left w:val="none" w:sz="0" w:space="0" w:color="auto"/>
        <w:bottom w:val="none" w:sz="0" w:space="0" w:color="auto"/>
        <w:right w:val="none" w:sz="0" w:space="0" w:color="auto"/>
      </w:divBdr>
    </w:div>
    <w:div w:id="1899899893">
      <w:bodyDiv w:val="1"/>
      <w:marLeft w:val="0"/>
      <w:marRight w:val="0"/>
      <w:marTop w:val="0"/>
      <w:marBottom w:val="0"/>
      <w:divBdr>
        <w:top w:val="none" w:sz="0" w:space="0" w:color="auto"/>
        <w:left w:val="none" w:sz="0" w:space="0" w:color="auto"/>
        <w:bottom w:val="none" w:sz="0" w:space="0" w:color="auto"/>
        <w:right w:val="none" w:sz="0" w:space="0" w:color="auto"/>
      </w:divBdr>
    </w:div>
    <w:div w:id="1901208293">
      <w:bodyDiv w:val="1"/>
      <w:marLeft w:val="0"/>
      <w:marRight w:val="0"/>
      <w:marTop w:val="0"/>
      <w:marBottom w:val="0"/>
      <w:divBdr>
        <w:top w:val="none" w:sz="0" w:space="0" w:color="auto"/>
        <w:left w:val="none" w:sz="0" w:space="0" w:color="auto"/>
        <w:bottom w:val="none" w:sz="0" w:space="0" w:color="auto"/>
        <w:right w:val="none" w:sz="0" w:space="0" w:color="auto"/>
      </w:divBdr>
    </w:div>
    <w:div w:id="1903246982">
      <w:bodyDiv w:val="1"/>
      <w:marLeft w:val="0"/>
      <w:marRight w:val="0"/>
      <w:marTop w:val="0"/>
      <w:marBottom w:val="0"/>
      <w:divBdr>
        <w:top w:val="none" w:sz="0" w:space="0" w:color="auto"/>
        <w:left w:val="none" w:sz="0" w:space="0" w:color="auto"/>
        <w:bottom w:val="none" w:sz="0" w:space="0" w:color="auto"/>
        <w:right w:val="none" w:sz="0" w:space="0" w:color="auto"/>
      </w:divBdr>
    </w:div>
    <w:div w:id="1907109706">
      <w:bodyDiv w:val="1"/>
      <w:marLeft w:val="0"/>
      <w:marRight w:val="0"/>
      <w:marTop w:val="0"/>
      <w:marBottom w:val="0"/>
      <w:divBdr>
        <w:top w:val="none" w:sz="0" w:space="0" w:color="auto"/>
        <w:left w:val="none" w:sz="0" w:space="0" w:color="auto"/>
        <w:bottom w:val="none" w:sz="0" w:space="0" w:color="auto"/>
        <w:right w:val="none" w:sz="0" w:space="0" w:color="auto"/>
      </w:divBdr>
    </w:div>
    <w:div w:id="1907572481">
      <w:bodyDiv w:val="1"/>
      <w:marLeft w:val="0"/>
      <w:marRight w:val="0"/>
      <w:marTop w:val="0"/>
      <w:marBottom w:val="0"/>
      <w:divBdr>
        <w:top w:val="none" w:sz="0" w:space="0" w:color="auto"/>
        <w:left w:val="none" w:sz="0" w:space="0" w:color="auto"/>
        <w:bottom w:val="none" w:sz="0" w:space="0" w:color="auto"/>
        <w:right w:val="none" w:sz="0" w:space="0" w:color="auto"/>
      </w:divBdr>
    </w:div>
    <w:div w:id="1913848840">
      <w:bodyDiv w:val="1"/>
      <w:marLeft w:val="0"/>
      <w:marRight w:val="0"/>
      <w:marTop w:val="0"/>
      <w:marBottom w:val="0"/>
      <w:divBdr>
        <w:top w:val="none" w:sz="0" w:space="0" w:color="auto"/>
        <w:left w:val="none" w:sz="0" w:space="0" w:color="auto"/>
        <w:bottom w:val="none" w:sz="0" w:space="0" w:color="auto"/>
        <w:right w:val="none" w:sz="0" w:space="0" w:color="auto"/>
      </w:divBdr>
    </w:div>
    <w:div w:id="1915315124">
      <w:bodyDiv w:val="1"/>
      <w:marLeft w:val="0"/>
      <w:marRight w:val="0"/>
      <w:marTop w:val="0"/>
      <w:marBottom w:val="0"/>
      <w:divBdr>
        <w:top w:val="none" w:sz="0" w:space="0" w:color="auto"/>
        <w:left w:val="none" w:sz="0" w:space="0" w:color="auto"/>
        <w:bottom w:val="none" w:sz="0" w:space="0" w:color="auto"/>
        <w:right w:val="none" w:sz="0" w:space="0" w:color="auto"/>
      </w:divBdr>
    </w:div>
    <w:div w:id="1917275408">
      <w:bodyDiv w:val="1"/>
      <w:marLeft w:val="0"/>
      <w:marRight w:val="0"/>
      <w:marTop w:val="0"/>
      <w:marBottom w:val="0"/>
      <w:divBdr>
        <w:top w:val="none" w:sz="0" w:space="0" w:color="auto"/>
        <w:left w:val="none" w:sz="0" w:space="0" w:color="auto"/>
        <w:bottom w:val="none" w:sz="0" w:space="0" w:color="auto"/>
        <w:right w:val="none" w:sz="0" w:space="0" w:color="auto"/>
      </w:divBdr>
    </w:div>
    <w:div w:id="1918857488">
      <w:bodyDiv w:val="1"/>
      <w:marLeft w:val="0"/>
      <w:marRight w:val="0"/>
      <w:marTop w:val="0"/>
      <w:marBottom w:val="0"/>
      <w:divBdr>
        <w:top w:val="none" w:sz="0" w:space="0" w:color="auto"/>
        <w:left w:val="none" w:sz="0" w:space="0" w:color="auto"/>
        <w:bottom w:val="none" w:sz="0" w:space="0" w:color="auto"/>
        <w:right w:val="none" w:sz="0" w:space="0" w:color="auto"/>
      </w:divBdr>
    </w:div>
    <w:div w:id="1920749385">
      <w:bodyDiv w:val="1"/>
      <w:marLeft w:val="0"/>
      <w:marRight w:val="0"/>
      <w:marTop w:val="0"/>
      <w:marBottom w:val="0"/>
      <w:divBdr>
        <w:top w:val="none" w:sz="0" w:space="0" w:color="auto"/>
        <w:left w:val="none" w:sz="0" w:space="0" w:color="auto"/>
        <w:bottom w:val="none" w:sz="0" w:space="0" w:color="auto"/>
        <w:right w:val="none" w:sz="0" w:space="0" w:color="auto"/>
      </w:divBdr>
    </w:div>
    <w:div w:id="1929270406">
      <w:bodyDiv w:val="1"/>
      <w:marLeft w:val="0"/>
      <w:marRight w:val="0"/>
      <w:marTop w:val="0"/>
      <w:marBottom w:val="0"/>
      <w:divBdr>
        <w:top w:val="none" w:sz="0" w:space="0" w:color="auto"/>
        <w:left w:val="none" w:sz="0" w:space="0" w:color="auto"/>
        <w:bottom w:val="none" w:sz="0" w:space="0" w:color="auto"/>
        <w:right w:val="none" w:sz="0" w:space="0" w:color="auto"/>
      </w:divBdr>
    </w:div>
    <w:div w:id="1929539081">
      <w:bodyDiv w:val="1"/>
      <w:marLeft w:val="0"/>
      <w:marRight w:val="0"/>
      <w:marTop w:val="0"/>
      <w:marBottom w:val="0"/>
      <w:divBdr>
        <w:top w:val="none" w:sz="0" w:space="0" w:color="auto"/>
        <w:left w:val="none" w:sz="0" w:space="0" w:color="auto"/>
        <w:bottom w:val="none" w:sz="0" w:space="0" w:color="auto"/>
        <w:right w:val="none" w:sz="0" w:space="0" w:color="auto"/>
      </w:divBdr>
    </w:div>
    <w:div w:id="1931617804">
      <w:bodyDiv w:val="1"/>
      <w:marLeft w:val="0"/>
      <w:marRight w:val="0"/>
      <w:marTop w:val="0"/>
      <w:marBottom w:val="0"/>
      <w:divBdr>
        <w:top w:val="none" w:sz="0" w:space="0" w:color="auto"/>
        <w:left w:val="none" w:sz="0" w:space="0" w:color="auto"/>
        <w:bottom w:val="none" w:sz="0" w:space="0" w:color="auto"/>
        <w:right w:val="none" w:sz="0" w:space="0" w:color="auto"/>
      </w:divBdr>
    </w:div>
    <w:div w:id="1936664597">
      <w:bodyDiv w:val="1"/>
      <w:marLeft w:val="0"/>
      <w:marRight w:val="0"/>
      <w:marTop w:val="0"/>
      <w:marBottom w:val="0"/>
      <w:divBdr>
        <w:top w:val="none" w:sz="0" w:space="0" w:color="auto"/>
        <w:left w:val="none" w:sz="0" w:space="0" w:color="auto"/>
        <w:bottom w:val="none" w:sz="0" w:space="0" w:color="auto"/>
        <w:right w:val="none" w:sz="0" w:space="0" w:color="auto"/>
      </w:divBdr>
    </w:div>
    <w:div w:id="1939288314">
      <w:bodyDiv w:val="1"/>
      <w:marLeft w:val="0"/>
      <w:marRight w:val="0"/>
      <w:marTop w:val="0"/>
      <w:marBottom w:val="0"/>
      <w:divBdr>
        <w:top w:val="none" w:sz="0" w:space="0" w:color="auto"/>
        <w:left w:val="none" w:sz="0" w:space="0" w:color="auto"/>
        <w:bottom w:val="none" w:sz="0" w:space="0" w:color="auto"/>
        <w:right w:val="none" w:sz="0" w:space="0" w:color="auto"/>
      </w:divBdr>
    </w:div>
    <w:div w:id="1943300534">
      <w:bodyDiv w:val="1"/>
      <w:marLeft w:val="0"/>
      <w:marRight w:val="0"/>
      <w:marTop w:val="0"/>
      <w:marBottom w:val="0"/>
      <w:divBdr>
        <w:top w:val="none" w:sz="0" w:space="0" w:color="auto"/>
        <w:left w:val="none" w:sz="0" w:space="0" w:color="auto"/>
        <w:bottom w:val="none" w:sz="0" w:space="0" w:color="auto"/>
        <w:right w:val="none" w:sz="0" w:space="0" w:color="auto"/>
      </w:divBdr>
    </w:div>
    <w:div w:id="1949046850">
      <w:bodyDiv w:val="1"/>
      <w:marLeft w:val="0"/>
      <w:marRight w:val="0"/>
      <w:marTop w:val="0"/>
      <w:marBottom w:val="0"/>
      <w:divBdr>
        <w:top w:val="none" w:sz="0" w:space="0" w:color="auto"/>
        <w:left w:val="none" w:sz="0" w:space="0" w:color="auto"/>
        <w:bottom w:val="none" w:sz="0" w:space="0" w:color="auto"/>
        <w:right w:val="none" w:sz="0" w:space="0" w:color="auto"/>
      </w:divBdr>
    </w:div>
    <w:div w:id="1958874754">
      <w:bodyDiv w:val="1"/>
      <w:marLeft w:val="0"/>
      <w:marRight w:val="0"/>
      <w:marTop w:val="0"/>
      <w:marBottom w:val="0"/>
      <w:divBdr>
        <w:top w:val="none" w:sz="0" w:space="0" w:color="auto"/>
        <w:left w:val="none" w:sz="0" w:space="0" w:color="auto"/>
        <w:bottom w:val="none" w:sz="0" w:space="0" w:color="auto"/>
        <w:right w:val="none" w:sz="0" w:space="0" w:color="auto"/>
      </w:divBdr>
    </w:div>
    <w:div w:id="1958901912">
      <w:bodyDiv w:val="1"/>
      <w:marLeft w:val="0"/>
      <w:marRight w:val="0"/>
      <w:marTop w:val="0"/>
      <w:marBottom w:val="0"/>
      <w:divBdr>
        <w:top w:val="none" w:sz="0" w:space="0" w:color="auto"/>
        <w:left w:val="none" w:sz="0" w:space="0" w:color="auto"/>
        <w:bottom w:val="none" w:sz="0" w:space="0" w:color="auto"/>
        <w:right w:val="none" w:sz="0" w:space="0" w:color="auto"/>
      </w:divBdr>
    </w:div>
    <w:div w:id="1959214831">
      <w:bodyDiv w:val="1"/>
      <w:marLeft w:val="0"/>
      <w:marRight w:val="0"/>
      <w:marTop w:val="0"/>
      <w:marBottom w:val="0"/>
      <w:divBdr>
        <w:top w:val="none" w:sz="0" w:space="0" w:color="auto"/>
        <w:left w:val="none" w:sz="0" w:space="0" w:color="auto"/>
        <w:bottom w:val="none" w:sz="0" w:space="0" w:color="auto"/>
        <w:right w:val="none" w:sz="0" w:space="0" w:color="auto"/>
      </w:divBdr>
    </w:div>
    <w:div w:id="1959292597">
      <w:bodyDiv w:val="1"/>
      <w:marLeft w:val="0"/>
      <w:marRight w:val="0"/>
      <w:marTop w:val="0"/>
      <w:marBottom w:val="0"/>
      <w:divBdr>
        <w:top w:val="none" w:sz="0" w:space="0" w:color="auto"/>
        <w:left w:val="none" w:sz="0" w:space="0" w:color="auto"/>
        <w:bottom w:val="none" w:sz="0" w:space="0" w:color="auto"/>
        <w:right w:val="none" w:sz="0" w:space="0" w:color="auto"/>
      </w:divBdr>
    </w:div>
    <w:div w:id="1961305219">
      <w:bodyDiv w:val="1"/>
      <w:marLeft w:val="0"/>
      <w:marRight w:val="0"/>
      <w:marTop w:val="0"/>
      <w:marBottom w:val="0"/>
      <w:divBdr>
        <w:top w:val="none" w:sz="0" w:space="0" w:color="auto"/>
        <w:left w:val="none" w:sz="0" w:space="0" w:color="auto"/>
        <w:bottom w:val="none" w:sz="0" w:space="0" w:color="auto"/>
        <w:right w:val="none" w:sz="0" w:space="0" w:color="auto"/>
      </w:divBdr>
    </w:div>
    <w:div w:id="1963032148">
      <w:bodyDiv w:val="1"/>
      <w:marLeft w:val="0"/>
      <w:marRight w:val="0"/>
      <w:marTop w:val="0"/>
      <w:marBottom w:val="0"/>
      <w:divBdr>
        <w:top w:val="none" w:sz="0" w:space="0" w:color="auto"/>
        <w:left w:val="none" w:sz="0" w:space="0" w:color="auto"/>
        <w:bottom w:val="none" w:sz="0" w:space="0" w:color="auto"/>
        <w:right w:val="none" w:sz="0" w:space="0" w:color="auto"/>
      </w:divBdr>
    </w:div>
    <w:div w:id="1964848646">
      <w:bodyDiv w:val="1"/>
      <w:marLeft w:val="0"/>
      <w:marRight w:val="0"/>
      <w:marTop w:val="0"/>
      <w:marBottom w:val="0"/>
      <w:divBdr>
        <w:top w:val="none" w:sz="0" w:space="0" w:color="auto"/>
        <w:left w:val="none" w:sz="0" w:space="0" w:color="auto"/>
        <w:bottom w:val="none" w:sz="0" w:space="0" w:color="auto"/>
        <w:right w:val="none" w:sz="0" w:space="0" w:color="auto"/>
      </w:divBdr>
    </w:div>
    <w:div w:id="1974208205">
      <w:bodyDiv w:val="1"/>
      <w:marLeft w:val="0"/>
      <w:marRight w:val="0"/>
      <w:marTop w:val="0"/>
      <w:marBottom w:val="0"/>
      <w:divBdr>
        <w:top w:val="none" w:sz="0" w:space="0" w:color="auto"/>
        <w:left w:val="none" w:sz="0" w:space="0" w:color="auto"/>
        <w:bottom w:val="none" w:sz="0" w:space="0" w:color="auto"/>
        <w:right w:val="none" w:sz="0" w:space="0" w:color="auto"/>
      </w:divBdr>
    </w:div>
    <w:div w:id="1978217477">
      <w:bodyDiv w:val="1"/>
      <w:marLeft w:val="0"/>
      <w:marRight w:val="0"/>
      <w:marTop w:val="0"/>
      <w:marBottom w:val="0"/>
      <w:divBdr>
        <w:top w:val="none" w:sz="0" w:space="0" w:color="auto"/>
        <w:left w:val="none" w:sz="0" w:space="0" w:color="auto"/>
        <w:bottom w:val="none" w:sz="0" w:space="0" w:color="auto"/>
        <w:right w:val="none" w:sz="0" w:space="0" w:color="auto"/>
      </w:divBdr>
    </w:div>
    <w:div w:id="1982464195">
      <w:bodyDiv w:val="1"/>
      <w:marLeft w:val="0"/>
      <w:marRight w:val="0"/>
      <w:marTop w:val="0"/>
      <w:marBottom w:val="0"/>
      <w:divBdr>
        <w:top w:val="none" w:sz="0" w:space="0" w:color="auto"/>
        <w:left w:val="none" w:sz="0" w:space="0" w:color="auto"/>
        <w:bottom w:val="none" w:sz="0" w:space="0" w:color="auto"/>
        <w:right w:val="none" w:sz="0" w:space="0" w:color="auto"/>
      </w:divBdr>
    </w:div>
    <w:div w:id="1984037199">
      <w:bodyDiv w:val="1"/>
      <w:marLeft w:val="0"/>
      <w:marRight w:val="0"/>
      <w:marTop w:val="0"/>
      <w:marBottom w:val="0"/>
      <w:divBdr>
        <w:top w:val="none" w:sz="0" w:space="0" w:color="auto"/>
        <w:left w:val="none" w:sz="0" w:space="0" w:color="auto"/>
        <w:bottom w:val="none" w:sz="0" w:space="0" w:color="auto"/>
        <w:right w:val="none" w:sz="0" w:space="0" w:color="auto"/>
      </w:divBdr>
    </w:div>
    <w:div w:id="1989045461">
      <w:bodyDiv w:val="1"/>
      <w:marLeft w:val="0"/>
      <w:marRight w:val="0"/>
      <w:marTop w:val="0"/>
      <w:marBottom w:val="0"/>
      <w:divBdr>
        <w:top w:val="none" w:sz="0" w:space="0" w:color="auto"/>
        <w:left w:val="none" w:sz="0" w:space="0" w:color="auto"/>
        <w:bottom w:val="none" w:sz="0" w:space="0" w:color="auto"/>
        <w:right w:val="none" w:sz="0" w:space="0" w:color="auto"/>
      </w:divBdr>
    </w:div>
    <w:div w:id="1989287920">
      <w:bodyDiv w:val="1"/>
      <w:marLeft w:val="0"/>
      <w:marRight w:val="0"/>
      <w:marTop w:val="0"/>
      <w:marBottom w:val="0"/>
      <w:divBdr>
        <w:top w:val="none" w:sz="0" w:space="0" w:color="auto"/>
        <w:left w:val="none" w:sz="0" w:space="0" w:color="auto"/>
        <w:bottom w:val="none" w:sz="0" w:space="0" w:color="auto"/>
        <w:right w:val="none" w:sz="0" w:space="0" w:color="auto"/>
      </w:divBdr>
    </w:div>
    <w:div w:id="1990550338">
      <w:bodyDiv w:val="1"/>
      <w:marLeft w:val="0"/>
      <w:marRight w:val="0"/>
      <w:marTop w:val="0"/>
      <w:marBottom w:val="0"/>
      <w:divBdr>
        <w:top w:val="none" w:sz="0" w:space="0" w:color="auto"/>
        <w:left w:val="none" w:sz="0" w:space="0" w:color="auto"/>
        <w:bottom w:val="none" w:sz="0" w:space="0" w:color="auto"/>
        <w:right w:val="none" w:sz="0" w:space="0" w:color="auto"/>
      </w:divBdr>
    </w:div>
    <w:div w:id="1997614125">
      <w:bodyDiv w:val="1"/>
      <w:marLeft w:val="0"/>
      <w:marRight w:val="0"/>
      <w:marTop w:val="0"/>
      <w:marBottom w:val="0"/>
      <w:divBdr>
        <w:top w:val="none" w:sz="0" w:space="0" w:color="auto"/>
        <w:left w:val="none" w:sz="0" w:space="0" w:color="auto"/>
        <w:bottom w:val="none" w:sz="0" w:space="0" w:color="auto"/>
        <w:right w:val="none" w:sz="0" w:space="0" w:color="auto"/>
      </w:divBdr>
    </w:div>
    <w:div w:id="2001275412">
      <w:bodyDiv w:val="1"/>
      <w:marLeft w:val="0"/>
      <w:marRight w:val="0"/>
      <w:marTop w:val="0"/>
      <w:marBottom w:val="0"/>
      <w:divBdr>
        <w:top w:val="none" w:sz="0" w:space="0" w:color="auto"/>
        <w:left w:val="none" w:sz="0" w:space="0" w:color="auto"/>
        <w:bottom w:val="none" w:sz="0" w:space="0" w:color="auto"/>
        <w:right w:val="none" w:sz="0" w:space="0" w:color="auto"/>
      </w:divBdr>
    </w:div>
    <w:div w:id="2001543496">
      <w:bodyDiv w:val="1"/>
      <w:marLeft w:val="0"/>
      <w:marRight w:val="0"/>
      <w:marTop w:val="0"/>
      <w:marBottom w:val="0"/>
      <w:divBdr>
        <w:top w:val="none" w:sz="0" w:space="0" w:color="auto"/>
        <w:left w:val="none" w:sz="0" w:space="0" w:color="auto"/>
        <w:bottom w:val="none" w:sz="0" w:space="0" w:color="auto"/>
        <w:right w:val="none" w:sz="0" w:space="0" w:color="auto"/>
      </w:divBdr>
    </w:div>
    <w:div w:id="2004891811">
      <w:bodyDiv w:val="1"/>
      <w:marLeft w:val="0"/>
      <w:marRight w:val="0"/>
      <w:marTop w:val="0"/>
      <w:marBottom w:val="0"/>
      <w:divBdr>
        <w:top w:val="none" w:sz="0" w:space="0" w:color="auto"/>
        <w:left w:val="none" w:sz="0" w:space="0" w:color="auto"/>
        <w:bottom w:val="none" w:sz="0" w:space="0" w:color="auto"/>
        <w:right w:val="none" w:sz="0" w:space="0" w:color="auto"/>
      </w:divBdr>
    </w:div>
    <w:div w:id="2013026735">
      <w:bodyDiv w:val="1"/>
      <w:marLeft w:val="0"/>
      <w:marRight w:val="0"/>
      <w:marTop w:val="0"/>
      <w:marBottom w:val="0"/>
      <w:divBdr>
        <w:top w:val="none" w:sz="0" w:space="0" w:color="auto"/>
        <w:left w:val="none" w:sz="0" w:space="0" w:color="auto"/>
        <w:bottom w:val="none" w:sz="0" w:space="0" w:color="auto"/>
        <w:right w:val="none" w:sz="0" w:space="0" w:color="auto"/>
      </w:divBdr>
    </w:div>
    <w:div w:id="2032762207">
      <w:bodyDiv w:val="1"/>
      <w:marLeft w:val="0"/>
      <w:marRight w:val="0"/>
      <w:marTop w:val="0"/>
      <w:marBottom w:val="0"/>
      <w:divBdr>
        <w:top w:val="none" w:sz="0" w:space="0" w:color="auto"/>
        <w:left w:val="none" w:sz="0" w:space="0" w:color="auto"/>
        <w:bottom w:val="none" w:sz="0" w:space="0" w:color="auto"/>
        <w:right w:val="none" w:sz="0" w:space="0" w:color="auto"/>
      </w:divBdr>
    </w:div>
    <w:div w:id="2036880568">
      <w:bodyDiv w:val="1"/>
      <w:marLeft w:val="0"/>
      <w:marRight w:val="0"/>
      <w:marTop w:val="0"/>
      <w:marBottom w:val="0"/>
      <w:divBdr>
        <w:top w:val="none" w:sz="0" w:space="0" w:color="auto"/>
        <w:left w:val="none" w:sz="0" w:space="0" w:color="auto"/>
        <w:bottom w:val="none" w:sz="0" w:space="0" w:color="auto"/>
        <w:right w:val="none" w:sz="0" w:space="0" w:color="auto"/>
      </w:divBdr>
    </w:div>
    <w:div w:id="2039355247">
      <w:bodyDiv w:val="1"/>
      <w:marLeft w:val="0"/>
      <w:marRight w:val="0"/>
      <w:marTop w:val="0"/>
      <w:marBottom w:val="0"/>
      <w:divBdr>
        <w:top w:val="none" w:sz="0" w:space="0" w:color="auto"/>
        <w:left w:val="none" w:sz="0" w:space="0" w:color="auto"/>
        <w:bottom w:val="none" w:sz="0" w:space="0" w:color="auto"/>
        <w:right w:val="none" w:sz="0" w:space="0" w:color="auto"/>
      </w:divBdr>
    </w:div>
    <w:div w:id="2043630204">
      <w:bodyDiv w:val="1"/>
      <w:marLeft w:val="0"/>
      <w:marRight w:val="0"/>
      <w:marTop w:val="0"/>
      <w:marBottom w:val="0"/>
      <w:divBdr>
        <w:top w:val="none" w:sz="0" w:space="0" w:color="auto"/>
        <w:left w:val="none" w:sz="0" w:space="0" w:color="auto"/>
        <w:bottom w:val="none" w:sz="0" w:space="0" w:color="auto"/>
        <w:right w:val="none" w:sz="0" w:space="0" w:color="auto"/>
      </w:divBdr>
    </w:div>
    <w:div w:id="2044093354">
      <w:bodyDiv w:val="1"/>
      <w:marLeft w:val="0"/>
      <w:marRight w:val="0"/>
      <w:marTop w:val="0"/>
      <w:marBottom w:val="0"/>
      <w:divBdr>
        <w:top w:val="none" w:sz="0" w:space="0" w:color="auto"/>
        <w:left w:val="none" w:sz="0" w:space="0" w:color="auto"/>
        <w:bottom w:val="none" w:sz="0" w:space="0" w:color="auto"/>
        <w:right w:val="none" w:sz="0" w:space="0" w:color="auto"/>
      </w:divBdr>
    </w:div>
    <w:div w:id="2049448304">
      <w:bodyDiv w:val="1"/>
      <w:marLeft w:val="0"/>
      <w:marRight w:val="0"/>
      <w:marTop w:val="0"/>
      <w:marBottom w:val="0"/>
      <w:divBdr>
        <w:top w:val="none" w:sz="0" w:space="0" w:color="auto"/>
        <w:left w:val="none" w:sz="0" w:space="0" w:color="auto"/>
        <w:bottom w:val="none" w:sz="0" w:space="0" w:color="auto"/>
        <w:right w:val="none" w:sz="0" w:space="0" w:color="auto"/>
      </w:divBdr>
    </w:div>
    <w:div w:id="2051033201">
      <w:bodyDiv w:val="1"/>
      <w:marLeft w:val="0"/>
      <w:marRight w:val="0"/>
      <w:marTop w:val="0"/>
      <w:marBottom w:val="0"/>
      <w:divBdr>
        <w:top w:val="none" w:sz="0" w:space="0" w:color="auto"/>
        <w:left w:val="none" w:sz="0" w:space="0" w:color="auto"/>
        <w:bottom w:val="none" w:sz="0" w:space="0" w:color="auto"/>
        <w:right w:val="none" w:sz="0" w:space="0" w:color="auto"/>
      </w:divBdr>
    </w:div>
    <w:div w:id="2052151034">
      <w:bodyDiv w:val="1"/>
      <w:marLeft w:val="0"/>
      <w:marRight w:val="0"/>
      <w:marTop w:val="0"/>
      <w:marBottom w:val="0"/>
      <w:divBdr>
        <w:top w:val="none" w:sz="0" w:space="0" w:color="auto"/>
        <w:left w:val="none" w:sz="0" w:space="0" w:color="auto"/>
        <w:bottom w:val="none" w:sz="0" w:space="0" w:color="auto"/>
        <w:right w:val="none" w:sz="0" w:space="0" w:color="auto"/>
      </w:divBdr>
    </w:div>
    <w:div w:id="2066100635">
      <w:bodyDiv w:val="1"/>
      <w:marLeft w:val="0"/>
      <w:marRight w:val="0"/>
      <w:marTop w:val="0"/>
      <w:marBottom w:val="0"/>
      <w:divBdr>
        <w:top w:val="none" w:sz="0" w:space="0" w:color="auto"/>
        <w:left w:val="none" w:sz="0" w:space="0" w:color="auto"/>
        <w:bottom w:val="none" w:sz="0" w:space="0" w:color="auto"/>
        <w:right w:val="none" w:sz="0" w:space="0" w:color="auto"/>
      </w:divBdr>
    </w:div>
    <w:div w:id="2075081745">
      <w:bodyDiv w:val="1"/>
      <w:marLeft w:val="0"/>
      <w:marRight w:val="0"/>
      <w:marTop w:val="0"/>
      <w:marBottom w:val="0"/>
      <w:divBdr>
        <w:top w:val="none" w:sz="0" w:space="0" w:color="auto"/>
        <w:left w:val="none" w:sz="0" w:space="0" w:color="auto"/>
        <w:bottom w:val="none" w:sz="0" w:space="0" w:color="auto"/>
        <w:right w:val="none" w:sz="0" w:space="0" w:color="auto"/>
      </w:divBdr>
    </w:div>
    <w:div w:id="2083672840">
      <w:bodyDiv w:val="1"/>
      <w:marLeft w:val="0"/>
      <w:marRight w:val="0"/>
      <w:marTop w:val="0"/>
      <w:marBottom w:val="0"/>
      <w:divBdr>
        <w:top w:val="none" w:sz="0" w:space="0" w:color="auto"/>
        <w:left w:val="none" w:sz="0" w:space="0" w:color="auto"/>
        <w:bottom w:val="none" w:sz="0" w:space="0" w:color="auto"/>
        <w:right w:val="none" w:sz="0" w:space="0" w:color="auto"/>
      </w:divBdr>
    </w:div>
    <w:div w:id="2090926728">
      <w:bodyDiv w:val="1"/>
      <w:marLeft w:val="0"/>
      <w:marRight w:val="0"/>
      <w:marTop w:val="0"/>
      <w:marBottom w:val="0"/>
      <w:divBdr>
        <w:top w:val="none" w:sz="0" w:space="0" w:color="auto"/>
        <w:left w:val="none" w:sz="0" w:space="0" w:color="auto"/>
        <w:bottom w:val="none" w:sz="0" w:space="0" w:color="auto"/>
        <w:right w:val="none" w:sz="0" w:space="0" w:color="auto"/>
      </w:divBdr>
    </w:div>
    <w:div w:id="2095854483">
      <w:bodyDiv w:val="1"/>
      <w:marLeft w:val="0"/>
      <w:marRight w:val="0"/>
      <w:marTop w:val="0"/>
      <w:marBottom w:val="0"/>
      <w:divBdr>
        <w:top w:val="none" w:sz="0" w:space="0" w:color="auto"/>
        <w:left w:val="none" w:sz="0" w:space="0" w:color="auto"/>
        <w:bottom w:val="none" w:sz="0" w:space="0" w:color="auto"/>
        <w:right w:val="none" w:sz="0" w:space="0" w:color="auto"/>
      </w:divBdr>
    </w:div>
    <w:div w:id="2097704873">
      <w:bodyDiv w:val="1"/>
      <w:marLeft w:val="0"/>
      <w:marRight w:val="0"/>
      <w:marTop w:val="0"/>
      <w:marBottom w:val="0"/>
      <w:divBdr>
        <w:top w:val="none" w:sz="0" w:space="0" w:color="auto"/>
        <w:left w:val="none" w:sz="0" w:space="0" w:color="auto"/>
        <w:bottom w:val="none" w:sz="0" w:space="0" w:color="auto"/>
        <w:right w:val="none" w:sz="0" w:space="0" w:color="auto"/>
      </w:divBdr>
    </w:div>
    <w:div w:id="2099785870">
      <w:bodyDiv w:val="1"/>
      <w:marLeft w:val="0"/>
      <w:marRight w:val="0"/>
      <w:marTop w:val="0"/>
      <w:marBottom w:val="0"/>
      <w:divBdr>
        <w:top w:val="none" w:sz="0" w:space="0" w:color="auto"/>
        <w:left w:val="none" w:sz="0" w:space="0" w:color="auto"/>
        <w:bottom w:val="none" w:sz="0" w:space="0" w:color="auto"/>
        <w:right w:val="none" w:sz="0" w:space="0" w:color="auto"/>
      </w:divBdr>
    </w:div>
    <w:div w:id="2107577935">
      <w:bodyDiv w:val="1"/>
      <w:marLeft w:val="0"/>
      <w:marRight w:val="0"/>
      <w:marTop w:val="0"/>
      <w:marBottom w:val="0"/>
      <w:divBdr>
        <w:top w:val="none" w:sz="0" w:space="0" w:color="auto"/>
        <w:left w:val="none" w:sz="0" w:space="0" w:color="auto"/>
        <w:bottom w:val="none" w:sz="0" w:space="0" w:color="auto"/>
        <w:right w:val="none" w:sz="0" w:space="0" w:color="auto"/>
      </w:divBdr>
    </w:div>
    <w:div w:id="2129271681">
      <w:bodyDiv w:val="1"/>
      <w:marLeft w:val="0"/>
      <w:marRight w:val="0"/>
      <w:marTop w:val="0"/>
      <w:marBottom w:val="0"/>
      <w:divBdr>
        <w:top w:val="none" w:sz="0" w:space="0" w:color="auto"/>
        <w:left w:val="none" w:sz="0" w:space="0" w:color="auto"/>
        <w:bottom w:val="none" w:sz="0" w:space="0" w:color="auto"/>
        <w:right w:val="none" w:sz="0" w:space="0" w:color="auto"/>
      </w:divBdr>
    </w:div>
    <w:div w:id="2129427304">
      <w:bodyDiv w:val="1"/>
      <w:marLeft w:val="0"/>
      <w:marRight w:val="0"/>
      <w:marTop w:val="0"/>
      <w:marBottom w:val="0"/>
      <w:divBdr>
        <w:top w:val="none" w:sz="0" w:space="0" w:color="auto"/>
        <w:left w:val="none" w:sz="0" w:space="0" w:color="auto"/>
        <w:bottom w:val="none" w:sz="0" w:space="0" w:color="auto"/>
        <w:right w:val="none" w:sz="0" w:space="0" w:color="auto"/>
      </w:divBdr>
    </w:div>
    <w:div w:id="2133353715">
      <w:bodyDiv w:val="1"/>
      <w:marLeft w:val="0"/>
      <w:marRight w:val="0"/>
      <w:marTop w:val="0"/>
      <w:marBottom w:val="0"/>
      <w:divBdr>
        <w:top w:val="none" w:sz="0" w:space="0" w:color="auto"/>
        <w:left w:val="none" w:sz="0" w:space="0" w:color="auto"/>
        <w:bottom w:val="none" w:sz="0" w:space="0" w:color="auto"/>
        <w:right w:val="none" w:sz="0" w:space="0" w:color="auto"/>
      </w:divBdr>
    </w:div>
    <w:div w:id="2136825652">
      <w:bodyDiv w:val="1"/>
      <w:marLeft w:val="0"/>
      <w:marRight w:val="0"/>
      <w:marTop w:val="0"/>
      <w:marBottom w:val="0"/>
      <w:divBdr>
        <w:top w:val="none" w:sz="0" w:space="0" w:color="auto"/>
        <w:left w:val="none" w:sz="0" w:space="0" w:color="auto"/>
        <w:bottom w:val="none" w:sz="0" w:space="0" w:color="auto"/>
        <w:right w:val="none" w:sz="0" w:space="0" w:color="auto"/>
      </w:divBdr>
    </w:div>
    <w:div w:id="2142072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dennybritz/reinforcement-learn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Year>2018</b:Year>
    <b:Volume>362</b:Volume>
    <b:BIBTEX_Entry>article</b:BIBTEX_Entry>
    <b:SourceType>JournalArticle</b:SourceType>
    <b:Title>A general reinforcement learning algorithm that masters chess, shogi, and go through self-play</b:Title>
    <b:Tag>Silver2018</b:Tag>
    <b:Author>
      <b:Author>
        <b:NameList>
          <b:Person>
            <b:Last>Silver</b:Last>
            <b:First>D.</b:First>
          </b:Person>
          <b:Person>
            <b:Last>Hubert</b:Last>
            <b:First>T.</b:First>
          </b:Person>
          <b:Person>
            <b:Last>Schrittwieser</b:Last>
            <b:First>J.</b:First>
          </b:Person>
          <b:Person>
            <b:Last>Antonoglou</b:Last>
            <b:First>I.</b:First>
          </b:Person>
          <b:Person>
            <b:Last>Lai</b:Last>
            <b:First>M.</b:First>
          </b:Person>
          <b:Person>
            <b:Last>Guez</b:Last>
            <b:First>A.</b:First>
          </b:Person>
          <b:Person>
            <b:Last>Hassabis</b:Last>
            <b:First>D.</b:First>
          </b:Person>
        </b:NameList>
      </b:Author>
    </b:Author>
    <b:Pages>1140, 1144</b:Pages>
    <b:JournalName>Science</b:JournalName>
    <b:Number>6419</b:Number>
    <b:RefOrder>12</b:RefOrder>
  </b:Source>
  <b:Source>
    <b:Year>2015</b:Year>
    <b:Volume>518</b:Volume>
    <b:BIBTEX_Entry>article</b:BIBTEX_Entry>
    <b:SourceType>JournalArticle</b:SourceType>
    <b:Title>Human-level control through deep reinforcement learning</b:Title>
    <b:Tag>Mnih2015</b:Tag>
    <b:Author>
      <b:Author>
        <b:NameList>
          <b:Person>
            <b:Last>Mnih</b:Last>
            <b:First>V.</b:First>
          </b:Person>
          <b:Person>
            <b:Last>Kavukcuoglu</b:Last>
            <b:First>K.</b:First>
          </b:Person>
          <b:Person>
            <b:Last>Silver</b:Last>
            <b:First>D.</b:First>
          </b:Person>
          <b:Person>
            <b:Last>Rusu</b:Last>
            <b:Middle>A.</b:Middle>
            <b:First>A.</b:First>
          </b:Person>
          <b:Person>
            <b:Last>Veness</b:Last>
            <b:First>J.</b:First>
          </b:Person>
          <b:Person>
            <b:Last>Bellemare</b:Last>
            <b:Middle>G.</b:Middle>
            <b:First>M.</b:First>
          </b:Person>
          <b:Person>
            <b:Last>Hassabis</b:Last>
            <b:First>D.</b:First>
          </b:Person>
        </b:NameList>
      </b:Author>
    </b:Author>
    <b:Pages>529, 533</b:Pages>
    <b:JournalName>Nature</b:JournalName>
    <b:Number>7540</b:Number>
    <b:RefOrder>10</b:RefOrder>
  </b:Source>
  <b:Source>
    <b:Year>1996</b:Year>
    <b:Volume>4</b:Volume>
    <b:BIBTEX_Entry>article</b:BIBTEX_Entry>
    <b:SourceType>JournalArticle</b:SourceType>
    <b:Title>Reinforcement learning: A survey</b:Title>
    <b:Tag>Kaelbling1996</b:Tag>
    <b:Author>
      <b:Author>
        <b:NameList>
          <b:Person>
            <b:Last>Kaelbling</b:Last>
            <b:Middle>P.</b:Middle>
            <b:First>L.</b:First>
          </b:Person>
          <b:Person>
            <b:Last>Littman</b:Last>
            <b:Middle>L.</b:Middle>
            <b:First>M.</b:First>
          </b:Person>
          <b:Person>
            <b:Last>Moore</b:Last>
            <b:Middle>W.</b:Middle>
            <b:First>A.</b:First>
          </b:Person>
        </b:NameList>
      </b:Author>
    </b:Author>
    <b:Pages>237, 285</b:Pages>
    <b:JournalName>Journal of Artificial Intelligence Research</b:JournalName>
    <b:RefOrder>1</b:RefOrder>
  </b:Source>
  <b:Source>
    <b:Year>2013</b:Year>
    <b:Volume>47</b:Volume>
    <b:BIBTEX_Entry>article</b:BIBTEX_Entry>
    <b:SourceType>JournalArticle</b:SourceType>
    <b:Title>The arcade learning environment: An evaluation platform for general agents</b:Title>
    <b:Tag>Bellemare2013</b:Tag>
    <b:Author>
      <b:Author>
        <b:NameList>
          <b:Person>
            <b:Last>Bellemare</b:Last>
            <b:Middle>G.</b:Middle>
            <b:First>M.</b:First>
          </b:Person>
          <b:Person>
            <b:Last>Naddaf</b:Last>
            <b:First>Y.</b:First>
          </b:Person>
          <b:Person>
            <b:Last>Veness</b:Last>
            <b:First>J.</b:First>
          </b:Person>
          <b:Person>
            <b:Last>Bowling</b:Last>
            <b:First>M.</b:First>
          </b:Person>
        </b:NameList>
      </b:Author>
    </b:Author>
    <b:Pages>253, 279</b:Pages>
    <b:JournalName>Journal of Artificial Intelligence Research</b:JournalName>
    <b:RefOrder>15</b:RefOrder>
  </b:Source>
  <b:Source>
    <b:Tag>van16</b:Tag>
    <b:SourceType>ConferenceProceedings</b:SourceType>
    <b:Guid>{083EE06E-A56F-4236-B002-5B765BD81BE5}</b:Guid>
    <b:Title>Deep Reinforcement Learning with Double Q-learning.</b:Title>
    <b:Year>2016</b:Year>
    <b:ConferenceName>AAAI Conference on Artificial Intelligence</b:ConferenceName>
    <b:Author>
      <b:Author>
        <b:NameList>
          <b:Person>
            <b:Last>van Hasselt</b:Last>
            <b:First>H.</b:First>
          </b:Person>
          <b:Person>
            <b:Last>Guez</b:Last>
            <b:First>A.</b:First>
          </b:Person>
          <b:Person>
            <b:Last>Silver</b:Last>
            <b:First>D.</b:First>
          </b:Person>
        </b:NameList>
      </b:Author>
    </b:Author>
    <b:StandardNumber>30</b:StandardNumber>
    <b:Comments>1</b:Comments>
    <b:RefOrder>14</b:RefOrder>
  </b:Source>
  <b:Source>
    <b:Tag>Sha16</b:Tag>
    <b:SourceType>ConferenceProceedings</b:SourceType>
    <b:Guid>{14D10F3E-EB92-47D4-B83F-93A591030552}</b:Guid>
    <b:Title>Taking the human out of the loop: A review of Bayesian optimization. </b:Title>
    <b:Year>2016</b:Year>
    <b:ConferenceName> IEEE</b:ConferenceName>
    <b:Author>
      <b:Author>
        <b:NameList>
          <b:Person>
            <b:Last>Shahriari</b:Last>
            <b:First>B.</b:First>
          </b:Person>
          <b:Person>
            <b:Last>Swersky</b:Last>
            <b:First>K.</b:First>
          </b:Person>
          <b:Person>
            <b:Last>Wang</b:Last>
            <b:First>Z</b:First>
          </b:Person>
          <b:Person>
            <b:First>Adams,</b:First>
            <b:Middle>R. P.</b:Middle>
          </b:Person>
          <b:Person>
            <b:Last>de Freitas</b:Last>
            <b:First>N.</b:First>
          </b:Person>
        </b:NameList>
      </b:Author>
      <b:Editor>
        <b:NameList>
          <b:Person>
            <b:Last>IEEE</b:Last>
          </b:Person>
        </b:NameList>
      </b:Editor>
    </b:Author>
    <b:Pages>148–175</b:Pages>
    <b:Volume>104</b:Volume>
    <b:RefOrder>13</b:RefOrder>
  </b:Source>
  <b:Source>
    <b:Tag>Bro16</b:Tag>
    <b:SourceType>JournalArticle</b:SourceType>
    <b:Guid>{CBE1334D-BFDD-4F00-BF77-03493B9E6B73}</b:Guid>
    <b:Title> OpenAI Gym</b:Title>
    <b:Year>2016</b:Year>
    <b:JournalName>arXiv preprint arXiv:1606.01540</b:JournalName>
    <b:Author>
      <b:Author>
        <b:NameList>
          <b:Person>
            <b:Last>Brockman</b:Last>
            <b:First>G.</b:First>
          </b:Person>
          <b:Person>
            <b:Last>Cheung</b:Last>
            <b:First>V.</b:First>
          </b:Person>
          <b:Person>
            <b:Last>Pettersson</b:Last>
            <b:First>L.</b:First>
          </b:Person>
          <b:Person>
            <b:Last>Schneider</b:Last>
            <b:First>J.</b:First>
          </b:Person>
          <b:Person>
            <b:Last>Schulman</b:Last>
            <b:First>J.</b:First>
          </b:Person>
          <b:Person>
            <b:Last>Tang</b:Last>
            <b:First>J.</b:First>
          </b:Person>
          <b:Person>
            <b:Last>Zaremba</b:Last>
            <b:First>W</b:First>
          </b:Person>
        </b:NameList>
      </b:Author>
    </b:Author>
    <b:URL>https://arxiv.org/abs/1606.01540</b:URL>
    <b:RefOrder>3</b:RefOrder>
  </b:Source>
  <b:Source>
    <b:Tag>Off</b:Tag>
    <b:SourceType>Report</b:SourceType>
    <b:Guid>{93DE68D9-C94A-48E8-BDC2-CA39346A352B}</b:Guid>
    <b:Title>OpenAI Gym Documentation</b:Title>
    <b:Author>
      <b:Author>
        <b:Corporate>OpenAI</b:Corporate>
      </b:Author>
    </b:Author>
    <b:Year>n.d.</b:Year>
    <b:URL>https://www.gymlibrary.dev</b:URL>
    <b:RefOrder>7</b:RefOrder>
  </b:Source>
  <b:Source>
    <b:Tag>Ope25</b:Tag>
    <b:SourceType>JournalArticle</b:SourceType>
    <b:Guid>{AAA947B8-7ED8-49D4-B29C-FECC1B56757B}</b:Guid>
    <b:Title>FrozenLake Environment</b:Title>
    <b:Author>
      <b:Author>
        <b:Corporate>OpenAI Gym GitHub Repository</b:Corporate>
      </b:Author>
    </b:Author>
    <b:Comments>Search for FrozenLake in the environment list</b:Comments>
    <b:YearAccessed>2025</b:YearAccessed>
    <b:MonthAccessed>January</b:MonthAccessed>
    <b:DayAccessed>01</b:DayAccessed>
    <b:URL>https://github.com/openai/gym</b:URL>
    <b:RefOrder>5</b:RefOrder>
  </b:Source>
  <b:Source>
    <b:Tag>Sut18</b:Tag>
    <b:SourceType>Book</b:SourceType>
    <b:Guid>{D432E60B-7717-4D95-A94F-F9438090F76E}</b:Guid>
    <b:Title>Reinforcement Learning: An Introduction (General discussion on sparse rewards and stochastic environments.)</b:Title>
    <b:Year>2018</b:Year>
    <b:Author>
      <b:Author>
        <b:NameList>
          <b:Person>
            <b:Last>Sutton</b:Last>
            <b:First>R.</b:First>
            <b:Middle>S.,</b:Middle>
          </b:Person>
          <b:Person>
            <b:Last>Barto</b:Last>
            <b:First>A.</b:First>
            <b:Middle>G.</b:Middle>
          </b:Person>
        </b:NameList>
      </b:Author>
    </b:Author>
    <b:Publisher>MIT Press</b:Publisher>
    <b:Edition>2nd ed.</b:Edition>
    <b:RefOrder>2</b:RefOrder>
  </b:Source>
  <b:Source>
    <b:Tag>Opend</b:Tag>
    <b:SourceType>Report</b:SourceType>
    <b:Guid>{6F3B6EE9-7012-4403-8924-B68D4BBB874B}</b:Guid>
    <b:Title>Beginner’s Guide to Reinforcement Learning Using FrozenLake </b:Title>
    <b:Year>n.d.</b:Year>
    <b:Author>
      <b:Author>
        <b:Corporate>OpenAI Community</b:Corporate>
      </b:Author>
    </b:Author>
    <b:Comments>Search for FrozenLake-specific articles</b:Comments>
    <b:YearAccessed>2025</b:YearAccessed>
    <b:MonthAccessed>January</b:MonthAccessed>
    <b:DayAccessed>01</b:DayAccessed>
    <b:URL>https://towardsdatascience.com </b:URL>
    <b:RefOrder>8</b:RefOrder>
  </b:Source>
  <b:Source>
    <b:Tag>Brind</b:Tag>
    <b:SourceType>DocumentFromInternetSite</b:SourceType>
    <b:Guid>{4FBBF158-B2B9-46C3-AB06-E387C5E5D294}</b:Guid>
    <b:Title>FrozenLake Q-learning Example</b:Title>
    <b:Year>n.d.</b:Year>
    <b:Author>
      <b:Author>
        <b:NameList>
          <b:Person>
            <b:Last>Britz</b:Last>
            <b:First>D.</b:First>
          </b:Person>
        </b:NameList>
      </b:Author>
    </b:Author>
    <b:YearAccessed>2025</b:YearAccessed>
    <b:MonthAccessed>Januaey</b:MonthAccessed>
    <b:DayAccessed>01</b:DayAccessed>
    <b:URL>https://github.com/dennybritz/reinforcement-learning</b:URL>
    <b:InternetSiteTitle>Denny Britz's Reinforcement Learning Repository</b:InternetSiteTitle>
    <b:RefOrder>9</b:RefOrder>
  </b:Source>
  <b:Source>
    <b:Tag>Opend1</b:Tag>
    <b:SourceType>DocumentFromInternetSite</b:SourceType>
    <b:Guid>{9CAD4897-BC66-428E-8C29-1109D256E304}</b:Guid>
    <b:Author>
      <b:Author>
        <b:Corporate>OpenAI</b:Corporate>
      </b:Author>
    </b:Author>
    <b:Title>FrozenLake, part of OpenAI Gym, is a stochastic grid environment designed to illustrate key challenges in reinforcement learning</b:Title>
    <b:Year>n.d.</b:Year>
    <b:RefOrder>4</b:RefOrder>
  </b:Source>
  <b:Source>
    <b:Tag>Sut181</b:Tag>
    <b:SourceType>DocumentFromInternetSite</b:SourceType>
    <b:Guid>{17B1A20F-F8D0-45A7-8490-A6B406692333}</b:Guid>
    <b:Author>
      <b:Author>
        <b:NameList>
          <b:Person>
            <b:Last>Sutton</b:Last>
            <b:First>R.</b:First>
            <b:Middle>D.</b:Middle>
          </b:Person>
          <b:Person>
            <b:Last>Barto</b:Last>
            <b:First>A.</b:First>
            <b:Middle>G.</b:Middle>
          </b:Person>
        </b:NameList>
      </b:Author>
    </b:Author>
    <b:Title>Sparse rewards and stochastic transitions are central to many real-world problems and are effectively captured in environments like FrozenLake</b:Title>
    <b:Year>2018</b:Year>
    <b:RefOrder>6</b:RefOrder>
  </b:Source>
  <b:Source>
    <b:Tag>Hes18</b:Tag>
    <b:SourceType>ConferenceProceedings</b:SourceType>
    <b:Guid>{7A3336AD-32B1-4F7D-B28E-67F6FEA90561}</b:Guid>
    <b:Title>Rainbow: Combining improvements in deep reinforcement learning. </b:Title>
    <b:Year>2018</b:Year>
    <b:Author>
      <b:Author>
        <b:NameList>
          <b:Person>
            <b:Last>Hessel</b:Last>
            <b:First>M.</b:First>
          </b:Person>
          <b:Person>
            <b:Last>Modayil</b:Last>
            <b:First>J.</b:First>
          </b:Person>
          <b:Person>
            <b:Last>Van Hasselt</b:Last>
            <b:First>H</b:First>
          </b:Person>
          <b:Person>
            <b:First>et</b:First>
            <b:Middle>al.</b:Middle>
          </b:Person>
        </b:NameList>
      </b:Author>
    </b:Author>
    <b:DOI>doi:10.1609/aaai.v32i1.11796</b:DOI>
    <b:ConferenceName>Proceedings of the AAAI Conference on Artificial Intelligence</b:ConferenceName>
    <b:RefOrder>11</b:RefOrder>
  </b:Source>
  <b:Source>
    <b:Volume>588</b:Volume>
    <b:BIBTEX_Entry>article</b:BIBTEX_Entry>
    <b:SourceType>JournalArticle</b:SourceType>
    <b:Title>Mastering atari, go, chess and shogi by planning with a learned model</b:Title>
    <b:Tag>Schrittwieser2020</b:Tag>
    <b:Author>
      <b:Author>
        <b:NameList>
          <b:Person>
            <b:Last>Schrittwieser</b:Last>
            <b:First>J.</b:First>
          </b:Person>
          <b:Person>
            <b:Last>Antonoglou</b:Last>
            <b:First>I.</b:First>
          </b:Person>
          <b:Person>
            <b:Last>Hubert</b:Last>
            <b:First>T.</b:First>
          </b:Person>
          <b:Person>
            <b:Last>Simonyan</b:Last>
            <b:First>K.</b:First>
          </b:Person>
          <b:Person>
            <b:Last>Sifre</b:Last>
            <b:First>L.</b:First>
          </b:Person>
          <b:Person>
            <b:Last>Schmitt</b:Last>
            <b:First>S.</b:First>
          </b:Person>
          <b:Person>
            <b:Last>Silver</b:Last>
            <b:First>D.</b:First>
          </b:Person>
        </b:NameList>
      </b:Author>
    </b:Author>
    <b:Pages>604, 610</b:Pages>
    <b:Year>2020</b:Year>
    <b:JournalName>Nature</b:JournalName>
    <b:Number>7839</b:Number>
    <b:Guid>{7617584B-5573-42BB-9CDD-70FF86E6013E}</b:Guid>
    <b:Issue>7839</b:Issue>
    <b:DOI>doi:10.1038/s41586-020-03051-4</b:DOI>
    <b:RefOrder>16</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2.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3.xml><?xml version="1.0" encoding="utf-8"?>
<ds:datastoreItem xmlns:ds="http://schemas.openxmlformats.org/officeDocument/2006/customXml" ds:itemID="{BF2A6FBD-DEC1-47FE-9CBC-0368807BBECC}">
  <ds:schemaRefs>
    <ds:schemaRef ds:uri="http://schemas.openxmlformats.org/officeDocument/2006/bibliography"/>
  </ds:schemaRefs>
</ds:datastoreItem>
</file>

<file path=customXml/itemProps4.xml><?xml version="1.0" encoding="utf-8"?>
<ds:datastoreItem xmlns:ds="http://schemas.openxmlformats.org/officeDocument/2006/customXml" ds:itemID="{C162032E-DC5C-4476-90ED-C53BDBFDA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168</TotalTime>
  <Pages>29</Pages>
  <Words>6983</Words>
  <Characters>47104</Characters>
  <Application>Microsoft Office Word</Application>
  <DocSecurity>2</DocSecurity>
  <Lines>392</Lines>
  <Paragraphs>107</Paragraphs>
  <ScaleCrop>false</ScaleCrop>
  <HeadingPairs>
    <vt:vector size="2" baseType="variant">
      <vt:variant>
        <vt:lpstr>Title</vt:lpstr>
      </vt:variant>
      <vt:variant>
        <vt:i4>1</vt:i4>
      </vt:variant>
    </vt:vector>
  </HeadingPairs>
  <TitlesOfParts>
    <vt:vector size="1" baseType="lpstr">
      <vt:lpstr>Hugging Face Diffusers  - Chapter 10</vt:lpstr>
    </vt:vector>
  </TitlesOfParts>
  <Company>DOI: 10.22541/au.173627635.58987041/v1</Company>
  <LinksUpToDate>false</LinksUpToDate>
  <CharactersWithSpaces>53980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10</dc:title>
  <dc:subject/>
  <dc:creator>Paulo H. Leocadio | https://orcid.org/0000-0002-4992-4541</dc:creator>
  <cp:keywords/>
  <dc:description/>
  <cp:lastModifiedBy>Paulo Leocadio</cp:lastModifiedBy>
  <cp:revision>188</cp:revision>
  <dcterms:created xsi:type="dcterms:W3CDTF">2025-11-05T21:59:00Z</dcterms:created>
  <dcterms:modified xsi:type="dcterms:W3CDTF">2025-12-11T02:18:00Z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f8727257-46ac-4ab1-8a44-3312ce04493b</vt:lpwstr>
  </property>
</Properties>
</file>