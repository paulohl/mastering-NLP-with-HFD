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628E" w14:textId="0A3EA9C8" w:rsidR="005A4A76" w:rsidRDefault="220381DB" w:rsidP="00BF4F00">
      <w:pPr>
        <w:pStyle w:val="ChapterTitleNumberBPBHEB"/>
      </w:pPr>
      <w:r>
        <w:t xml:space="preserve">Chapter </w:t>
      </w:r>
      <w:r w:rsidR="00432C53">
        <w:t>8</w:t>
      </w:r>
    </w:p>
    <w:p w14:paraId="46CCC6FA" w14:textId="397193C9" w:rsidR="00A55F8D" w:rsidRDefault="00432C53" w:rsidP="00BF4F00">
      <w:pPr>
        <w:pStyle w:val="ChapterTitleBPBHEB"/>
      </w:pPr>
      <w:r w:rsidRPr="00432C53">
        <w:t>Advanced Inference Techniques</w:t>
      </w:r>
    </w:p>
    <w:p w14:paraId="263F22D5" w14:textId="77777777" w:rsidR="00432C53" w:rsidRDefault="00432C53" w:rsidP="005A4A76">
      <w:pPr>
        <w:pStyle w:val="NormalBPBHEB"/>
      </w:pPr>
    </w:p>
    <w:p w14:paraId="2DA7B737" w14:textId="4D3058C5" w:rsidR="005A4A76" w:rsidRDefault="005A4A76" w:rsidP="00BF4F00">
      <w:pPr>
        <w:pStyle w:val="Heading1BPBHEB"/>
      </w:pPr>
      <w:r>
        <w:t>Introduction</w:t>
      </w:r>
    </w:p>
    <w:p w14:paraId="7E5212FD" w14:textId="348A99D4" w:rsidR="00D43F4E" w:rsidRDefault="00D43F4E" w:rsidP="005A4A76">
      <w:pPr>
        <w:pStyle w:val="NormalBPBHEB"/>
      </w:pPr>
      <w:r w:rsidRPr="00D43F4E">
        <w:t xml:space="preserve">The refinement of inference methods is a cornerstone for deploying </w:t>
      </w:r>
      <w:r w:rsidR="005A4A76" w:rsidRPr="00BF4F00">
        <w:rPr>
          <w:b/>
          <w:bCs/>
        </w:rPr>
        <w:t>natural language processing</w:t>
      </w:r>
      <w:r w:rsidR="005A4A76">
        <w:t xml:space="preserve"> (</w:t>
      </w:r>
      <w:r w:rsidRPr="00BF4F00">
        <w:rPr>
          <w:b/>
          <w:bCs/>
        </w:rPr>
        <w:t>NLP</w:t>
      </w:r>
      <w:r w:rsidR="005A4A76">
        <w:t>)</w:t>
      </w:r>
      <w:r w:rsidRPr="00D43F4E">
        <w:t xml:space="preserve"> systems that perform effectively in complex, real-world scenarios. </w:t>
      </w:r>
      <w:r w:rsidRPr="00BF4F00">
        <w:rPr>
          <w:i/>
          <w:iCs/>
        </w:rPr>
        <w:t>Chapter 8</w:t>
      </w:r>
      <w:r w:rsidR="005A4A76" w:rsidRPr="00BF4F00">
        <w:rPr>
          <w:i/>
          <w:iCs/>
        </w:rPr>
        <w:t>, Advanced Inference Techniques</w:t>
      </w:r>
      <w:r w:rsidR="005A4A76">
        <w:t>,</w:t>
      </w:r>
      <w:r w:rsidRPr="00D43F4E">
        <w:t xml:space="preserve"> explores a range of advanced inference techniques designed to enhance pipeline functionality, elevate output precision, and achieve scalability using the Hugging Face Diffusers library. The chapter integrates theoretical perspectives with practical implementations, empowering readers to implement innovative approaches to achieve high-performance NLP solutions.</w:t>
      </w:r>
    </w:p>
    <w:p w14:paraId="1E5F4443" w14:textId="77777777" w:rsidR="005A4A76" w:rsidRDefault="005A4A76" w:rsidP="005A4A76">
      <w:pPr>
        <w:pStyle w:val="NormalBPBHEB"/>
      </w:pPr>
    </w:p>
    <w:p w14:paraId="4B26AAAB" w14:textId="60D9F2E9" w:rsidR="005A4A76" w:rsidRPr="00D43F4E" w:rsidRDefault="005A4A76" w:rsidP="00BF4F00">
      <w:pPr>
        <w:pStyle w:val="Heading1BPBHEB"/>
      </w:pPr>
      <w:r>
        <w:t>Structure</w:t>
      </w:r>
    </w:p>
    <w:p w14:paraId="5D43DB97" w14:textId="5870F332" w:rsidR="002C4A20" w:rsidRDefault="009B594B" w:rsidP="002C4A20">
      <w:pPr>
        <w:pStyle w:val="NormalBPBHEB"/>
      </w:pPr>
      <w:r>
        <w:t>This chapter</w:t>
      </w:r>
      <w:r w:rsidR="00D43F4E" w:rsidRPr="00D43F4E">
        <w:t xml:space="preserve"> cove</w:t>
      </w:r>
      <w:r>
        <w:t>rs</w:t>
      </w:r>
      <w:r w:rsidR="00D43F4E" w:rsidRPr="00D43F4E">
        <w:t xml:space="preserve"> the following topics:</w:t>
      </w:r>
    </w:p>
    <w:p w14:paraId="3AAB50B2" w14:textId="679980EF" w:rsidR="002C4A20" w:rsidRDefault="002C4A20" w:rsidP="002C4A20">
      <w:pPr>
        <w:pStyle w:val="NormalBPBHEB"/>
        <w:numPr>
          <w:ilvl w:val="0"/>
          <w:numId w:val="27"/>
        </w:numPr>
      </w:pPr>
      <w:r>
        <w:t>E</w:t>
      </w:r>
      <w:r w:rsidRPr="002C4A20">
        <w:t>nhancing pipeline functionality</w:t>
      </w:r>
    </w:p>
    <w:p w14:paraId="01BCC14C" w14:textId="5F6B83C7" w:rsidR="002C4A20" w:rsidRDefault="002C4A20" w:rsidP="00BF4F00">
      <w:pPr>
        <w:pStyle w:val="NormalBPBHEB"/>
        <w:numPr>
          <w:ilvl w:val="0"/>
          <w:numId w:val="27"/>
        </w:numPr>
      </w:pPr>
      <w:r w:rsidRPr="002C4A20">
        <w:t>Techniques for distributed inference</w:t>
      </w:r>
    </w:p>
    <w:p w14:paraId="5E223639" w14:textId="69064F81" w:rsidR="002C4A20" w:rsidRDefault="002C4A20" w:rsidP="00BF4F00">
      <w:pPr>
        <w:pStyle w:val="NormalBPBHEB"/>
        <w:numPr>
          <w:ilvl w:val="0"/>
          <w:numId w:val="27"/>
        </w:numPr>
      </w:pPr>
      <w:r w:rsidRPr="002C4A20">
        <w:t>Improving inference quality</w:t>
      </w:r>
    </w:p>
    <w:p w14:paraId="75240C25" w14:textId="4F9F29CA" w:rsidR="002C4A20" w:rsidRDefault="002C4A20" w:rsidP="00BF4F00">
      <w:pPr>
        <w:pStyle w:val="NormalBPBHEB"/>
        <w:numPr>
          <w:ilvl w:val="0"/>
          <w:numId w:val="27"/>
        </w:numPr>
      </w:pPr>
      <w:r w:rsidRPr="002C4A20">
        <w:t>Using ensemble methods for better inference results</w:t>
      </w:r>
    </w:p>
    <w:p w14:paraId="6CF96F00" w14:textId="68F232D3" w:rsidR="002C4A20" w:rsidRPr="00D43F4E" w:rsidRDefault="002C4A20" w:rsidP="00BF4F00">
      <w:pPr>
        <w:pStyle w:val="NormalBPBHEB"/>
        <w:numPr>
          <w:ilvl w:val="0"/>
          <w:numId w:val="27"/>
        </w:numPr>
      </w:pPr>
      <w:r w:rsidRPr="002C4A20">
        <w:t>Improving inference speed and efficiency</w:t>
      </w:r>
    </w:p>
    <w:p w14:paraId="5CA788FC" w14:textId="4D705286" w:rsidR="009B594B" w:rsidRPr="00D43F4E" w:rsidRDefault="009B594B" w:rsidP="00BF4F00">
      <w:pPr>
        <w:pStyle w:val="NormalBPBHEB"/>
      </w:pPr>
    </w:p>
    <w:p w14:paraId="44D5B19D" w14:textId="691ABD63" w:rsidR="00D43F4E" w:rsidRDefault="00D43F4E" w:rsidP="002C4A20">
      <w:pPr>
        <w:pStyle w:val="Heading1BPBHEB"/>
      </w:pPr>
      <w:r w:rsidRPr="00D43F4E">
        <w:lastRenderedPageBreak/>
        <w:t>Objectives</w:t>
      </w:r>
    </w:p>
    <w:p w14:paraId="47ADC277" w14:textId="65B5DB24" w:rsidR="00BE75D2" w:rsidRDefault="00BE75D2" w:rsidP="002C4A20">
      <w:pPr>
        <w:pStyle w:val="NormalBPBHEB"/>
      </w:pPr>
      <w:r w:rsidRPr="00BE75D2">
        <w:t xml:space="preserve">By the end of this chapter, readers will be able to implement callbacks and extensions by understanding and applying callback functions and custom extensions to enhance </w:t>
      </w:r>
      <w:r w:rsidR="00551917" w:rsidRPr="00BF4F00">
        <w:rPr>
          <w:b/>
          <w:bCs/>
        </w:rPr>
        <w:t>artificial intelligence</w:t>
      </w:r>
      <w:r w:rsidR="00551917">
        <w:t xml:space="preserve"> (</w:t>
      </w:r>
      <w:r w:rsidRPr="00BF4F00">
        <w:rPr>
          <w:b/>
          <w:bCs/>
        </w:rPr>
        <w:t>AI</w:t>
      </w:r>
      <w:r w:rsidR="00551917">
        <w:t>)</w:t>
      </w:r>
      <w:r w:rsidRPr="00BE75D2">
        <w:t xml:space="preserve"> pipelines</w:t>
      </w:r>
      <w:r w:rsidR="0091444C">
        <w:t xml:space="preserve"> and foster dynamic,</w:t>
      </w:r>
      <w:r w:rsidRPr="00BE75D2">
        <w:t xml:space="preserve"> responsive model behavior. They will be able to deploy distributed inference systems by gaining skills to implement systems that efficiently process large-scale data across multiple computing resources. Readers will also learn to refine inference with prompt engineering by mastering techniques </w:t>
      </w:r>
      <w:r w:rsidR="0091444C">
        <w:t>for refining input queries and improving post-processing strategies, ensuring better</w:t>
      </w:r>
      <w:r w:rsidRPr="00BE75D2">
        <w:t xml:space="preserve"> model </w:t>
      </w:r>
      <w:r w:rsidR="001B56C9" w:rsidRPr="00BE75D2">
        <w:t>output</w:t>
      </w:r>
      <w:r w:rsidRPr="00BE75D2">
        <w:t xml:space="preserve">. Additionally, they </w:t>
      </w:r>
      <w:del w:id="0" w:author="Paulo Leocadio" w:date="2025-12-10T20:31:00Z" w16du:dateUtc="2025-12-11T01:31:00Z">
        <w:r w:rsidRPr="00BE75D2" w:rsidDel="0040591F">
          <w:delText>will be able to</w:delText>
        </w:r>
      </w:del>
      <w:ins w:id="1" w:author="Paulo Leocadio" w:date="2025-12-10T20:31:00Z" w16du:dateUtc="2025-12-11T01:31:00Z">
        <w:r w:rsidR="0040591F">
          <w:t>can</w:t>
        </w:r>
      </w:ins>
      <w:r w:rsidRPr="00BE75D2">
        <w:t xml:space="preserve"> leverage ensemble methods by combining predictions from multiple models to enhance </w:t>
      </w:r>
      <w:r w:rsidR="0091444C">
        <w:t>robustness and accuracy</w:t>
      </w:r>
      <w:r w:rsidRPr="00BE75D2">
        <w:t xml:space="preserve">. </w:t>
      </w:r>
      <w:r w:rsidR="001B56C9">
        <w:t xml:space="preserve">Readers will be able to </w:t>
      </w:r>
      <w:r w:rsidR="0091444C">
        <w:t>improve inference efficiency by developing strategies to accelerate inference and minimize computational overhead, thereby enabling</w:t>
      </w:r>
      <w:r w:rsidR="001B56C9">
        <w:t xml:space="preserve"> the </w:t>
      </w:r>
      <w:r w:rsidRPr="00BE75D2">
        <w:t>scalable deployment of AI systems.</w:t>
      </w:r>
    </w:p>
    <w:p w14:paraId="423D5341" w14:textId="77777777" w:rsidR="00551917" w:rsidRPr="00D43F4E" w:rsidRDefault="00551917" w:rsidP="00BF4F00">
      <w:pPr>
        <w:pStyle w:val="NormalBPBHEB"/>
      </w:pPr>
    </w:p>
    <w:p w14:paraId="0BB320FD" w14:textId="71AD171C" w:rsidR="00D43F4E" w:rsidRPr="00D43F4E" w:rsidRDefault="00D43F4E" w:rsidP="00BF4F00">
      <w:pPr>
        <w:pStyle w:val="Heading1BPBHEB"/>
      </w:pPr>
      <w:r w:rsidRPr="00D43F4E">
        <w:t xml:space="preserve">Enhancing </w:t>
      </w:r>
      <w:r w:rsidR="00551917">
        <w:t>p</w:t>
      </w:r>
      <w:r w:rsidRPr="00D43F4E">
        <w:t xml:space="preserve">ipeline </w:t>
      </w:r>
      <w:r w:rsidR="00551917">
        <w:t>f</w:t>
      </w:r>
      <w:r w:rsidRPr="00D43F4E">
        <w:t>unctionality</w:t>
      </w:r>
    </w:p>
    <w:p w14:paraId="4ED1ABE0" w14:textId="34D6BF14" w:rsidR="00AB7282" w:rsidRDefault="008C7321" w:rsidP="00551917">
      <w:pPr>
        <w:pStyle w:val="NormalBPBHEB"/>
      </w:pPr>
      <w:r>
        <w:t xml:space="preserve">Enhancing pipeline functionality with callbacks and custom extensions </w:t>
      </w:r>
      <w:r w:rsidR="0091444C">
        <w:t>lays the foundation for flexible, dynamic NLP systems, enabling real-time adjustments tailored to specific use cases</w:t>
      </w:r>
      <w:r>
        <w:t xml:space="preserve">. These features are vital for </w:t>
      </w:r>
      <w:r w:rsidR="0091444C">
        <w:t>allowing</w:t>
      </w:r>
      <w:r>
        <w:t xml:space="preserve"> responsive interactions and simplifying complex processes, directly improving the performance and scalability of advanced applications. They offer mechanisms for dynamic interaction within the inference process, allowing interventions that optimize outputs and support advanced customization.</w:t>
      </w:r>
    </w:p>
    <w:p w14:paraId="71D6E488" w14:textId="77777777" w:rsidR="00551917" w:rsidRPr="00AB7282" w:rsidRDefault="00551917" w:rsidP="00BF4F00">
      <w:pPr>
        <w:pStyle w:val="NormalBPBHEB"/>
      </w:pPr>
    </w:p>
    <w:p w14:paraId="4FC5BCFB" w14:textId="61ED7E6E" w:rsidR="00D43F4E" w:rsidRDefault="00D43F4E" w:rsidP="00BF4F00">
      <w:pPr>
        <w:pStyle w:val="Heading2BPBHEB"/>
      </w:pPr>
      <w:r w:rsidRPr="00D43F4E">
        <w:t xml:space="preserve">Key </w:t>
      </w:r>
      <w:r w:rsidR="00551917">
        <w:t>c</w:t>
      </w:r>
      <w:r w:rsidRPr="00D43F4E">
        <w:t>oncepts</w:t>
      </w:r>
    </w:p>
    <w:p w14:paraId="271A1B33" w14:textId="1CFE5E8C" w:rsidR="00FB09C7" w:rsidRPr="00FB09C7" w:rsidRDefault="000130E4" w:rsidP="00BF4F00">
      <w:pPr>
        <w:pStyle w:val="NormalBPBHEB"/>
      </w:pPr>
      <w:r>
        <w:t xml:space="preserve">Adapting and expanding pipeline functionality is key to modern NLP systems. Incorporating callbacks and extensions creates a highly customizable framework that responds flexibly to changing needs. These ideas form the basis for building intelligent, adaptable models </w:t>
      </w:r>
      <w:r w:rsidR="00F9704E">
        <w:t>that can solve</w:t>
      </w:r>
      <w:r>
        <w:t xml:space="preserve"> various real-world challenges</w:t>
      </w:r>
      <w:r w:rsidR="00551917">
        <w:t>, such as:</w:t>
      </w:r>
    </w:p>
    <w:p w14:paraId="6FEFB622" w14:textId="23A03B5D" w:rsidR="00D43F4E" w:rsidRPr="00D43F4E" w:rsidRDefault="00D43F4E" w:rsidP="003120DB">
      <w:pPr>
        <w:pStyle w:val="NormalBPBHEB"/>
        <w:numPr>
          <w:ilvl w:val="0"/>
          <w:numId w:val="21"/>
        </w:numPr>
      </w:pPr>
      <w:r w:rsidRPr="00D43F4E">
        <w:rPr>
          <w:b/>
          <w:bCs/>
        </w:rPr>
        <w:t>Callbacks</w:t>
      </w:r>
      <w:r w:rsidRPr="003120DB">
        <w:t>:</w:t>
      </w:r>
      <w:r w:rsidRPr="00551917">
        <w:t xml:space="preserve"> </w:t>
      </w:r>
      <w:r w:rsidRPr="00D43F4E">
        <w:t xml:space="preserve">Functions executed at specific stages of model training or inference. Callbacks </w:t>
      </w:r>
      <w:r w:rsidR="00714F45">
        <w:t xml:space="preserve">facilitate tasks such as dynamic logging, halting processes based on specific </w:t>
      </w:r>
      <w:r w:rsidRPr="00D43F4E">
        <w:t xml:space="preserve">conditions, or making real-time adjustments to parameters </w:t>
      </w:r>
      <w:sdt>
        <w:sdtPr>
          <w:rPr>
            <w:color w:val="000000"/>
          </w:rPr>
          <w:tag w:val="MENDELEY_CITATION_v3_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"/>
          <w:id w:val="-349798496"/>
          <w:placeholder>
            <w:docPart w:val="DefaultPlaceholder_-1854013440"/>
          </w:placeholder>
        </w:sdtPr>
        <w:sdtContent>
          <w:r w:rsidR="00F37B25" w:rsidRPr="00F37B25">
            <w:rPr>
              <w:color w:val="000000"/>
            </w:rPr>
            <w:t>[1]</w:t>
          </w:r>
        </w:sdtContent>
      </w:sdt>
      <w:r w:rsidRPr="00D43F4E">
        <w:t>.</w:t>
      </w:r>
    </w:p>
    <w:p w14:paraId="5A2B2518" w14:textId="48AC3A5B" w:rsidR="00D43F4E" w:rsidRDefault="00D43F4E" w:rsidP="003120DB">
      <w:pPr>
        <w:pStyle w:val="NormalBPBHEB"/>
        <w:numPr>
          <w:ilvl w:val="0"/>
          <w:numId w:val="21"/>
        </w:numPr>
      </w:pPr>
      <w:r w:rsidRPr="00D43F4E">
        <w:rPr>
          <w:b/>
          <w:bCs/>
        </w:rPr>
        <w:t>Extensions:</w:t>
      </w:r>
      <w:r w:rsidRPr="00D43F4E">
        <w:t xml:space="preserve"> Tailored modifications to training loops or inference pipelines, expanding standard functionalities with novel features such as domain-specific preprocessing or customized loss functions </w:t>
      </w:r>
      <w:sdt>
        <w:sdtPr>
          <w:rPr>
            <w:color w:val="000000"/>
          </w:rPr>
          <w:tag w:val="MENDELEY_CITATION_v3_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"/>
          <w:id w:val="-882864735"/>
          <w:placeholder>
            <w:docPart w:val="DefaultPlaceholder_-1854013440"/>
          </w:placeholder>
        </w:sdtPr>
        <w:sdtContent>
          <w:r w:rsidR="00F37B25" w:rsidRPr="00F37B25">
            <w:rPr>
              <w:color w:val="000000"/>
            </w:rPr>
            <w:t>[2]</w:t>
          </w:r>
        </w:sdtContent>
      </w:sdt>
      <w:r w:rsidRPr="00D43F4E">
        <w:t>.</w:t>
      </w:r>
    </w:p>
    <w:p w14:paraId="2D43E297" w14:textId="5F765622" w:rsidR="00292E56" w:rsidRDefault="00292E56" w:rsidP="003120DB">
      <w:pPr>
        <w:pStyle w:val="NormalBPBHEB"/>
      </w:pPr>
      <w:r w:rsidRPr="00637D22">
        <w:rPr>
          <w:i/>
          <w:iCs/>
        </w:rPr>
        <w:t>Figure 8.1</w:t>
      </w:r>
      <w:r>
        <w:t xml:space="preserve"> </w:t>
      </w:r>
      <w:r w:rsidR="00F96F1D">
        <w:t xml:space="preserve">illustrates a </w:t>
      </w:r>
      <w:r w:rsidR="00152D89">
        <w:t>f</w:t>
      </w:r>
      <w:r w:rsidR="00637D22" w:rsidRPr="00637D22">
        <w:t xml:space="preserve">low diagram showing a transformer-based pipeline with labeled hooks for callbacks like </w:t>
      </w:r>
      <w:r w:rsidR="00637D22" w:rsidRPr="003120DB">
        <w:t>EarlyStopping</w:t>
      </w:r>
      <w:r w:rsidR="00637D22" w:rsidRPr="00637D22">
        <w:t>, Logging, and LR Adjustments</w:t>
      </w:r>
      <w:r w:rsidR="00152D89">
        <w:t xml:space="preserve">: </w:t>
      </w:r>
    </w:p>
    <w:p w14:paraId="3FE97CF9" w14:textId="23262FF0" w:rsidR="000D5C6B" w:rsidRDefault="008C03C1" w:rsidP="003120DB">
      <w:pPr>
        <w:pStyle w:val="FigureBPBHEB"/>
      </w:pPr>
      <w:r>
        <w:rPr>
          <w:noProof/>
          <w:lang w:val="en-IN" w:eastAsia="en-IN"/>
        </w:rPr>
        <w:drawing>
          <wp:inline distT="0" distB="0" distL="0" distR="0" wp14:anchorId="0B09C90E" wp14:editId="3AECAABD">
            <wp:extent cx="5029200" cy="5029200"/>
            <wp:effectExtent l="0" t="0" r="0" b="0"/>
            <wp:docPr id="20679205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20509" name="Picture 2067920509"/>
                    <pic:cNvPicPr/>
                  </pic:nvPicPr>
                  <pic:blipFill>
                    <a:blip r:embed="rId11"/>
                    <a:stretch>
                      <a:fillRect/>
                    </a:stretch>
                  </pic:blipFill>
                  <pic:spPr>
                    <a:xfrm>
                      <a:off x="0" y="0"/>
                      <a:ext cx="5029200" cy="5029200"/>
                    </a:xfrm>
                    <a:prstGeom prst="rect">
                      <a:avLst/>
                    </a:prstGeom>
                  </pic:spPr>
                </pic:pic>
              </a:graphicData>
            </a:graphic>
          </wp:inline>
        </w:drawing>
      </w:r>
    </w:p>
    <w:p w14:paraId="3ADF81F4" w14:textId="71934663" w:rsidR="00A40C5D" w:rsidRDefault="00FB0682" w:rsidP="00152D89">
      <w:pPr>
        <w:pStyle w:val="FigureCaptionBPBHEB"/>
      </w:pPr>
      <w:r w:rsidRPr="003120DB">
        <w:rPr>
          <w:b/>
          <w:bCs w:val="0"/>
        </w:rPr>
        <w:t xml:space="preserve">Figure </w:t>
      </w:r>
      <w:r w:rsidR="00A338A7" w:rsidRPr="003120DB">
        <w:rPr>
          <w:b/>
          <w:bCs w:val="0"/>
        </w:rPr>
        <w:t>8</w:t>
      </w:r>
      <w:r w:rsidR="00152D89" w:rsidRPr="003120DB">
        <w:rPr>
          <w:b/>
          <w:bCs w:val="0"/>
        </w:rPr>
        <w:t>.1</w:t>
      </w:r>
      <w:r w:rsidR="00152D89">
        <w:t xml:space="preserve">: </w:t>
      </w:r>
      <w:r w:rsidR="000D5C6B" w:rsidRPr="00447077">
        <w:t xml:space="preserve">Dynamic </w:t>
      </w:r>
      <w:r w:rsidR="00152D89">
        <w:t>i</w:t>
      </w:r>
      <w:r w:rsidR="000D5C6B" w:rsidRPr="00447077">
        <w:t xml:space="preserve">nference </w:t>
      </w:r>
      <w:r w:rsidR="00152D89">
        <w:t>p</w:t>
      </w:r>
      <w:r w:rsidR="000D5C6B" w:rsidRPr="00447077">
        <w:t xml:space="preserve">ipeline with </w:t>
      </w:r>
      <w:r w:rsidR="00152D89">
        <w:t>c</w:t>
      </w:r>
      <w:r w:rsidR="000D5C6B" w:rsidRPr="00447077">
        <w:t>allbacks</w:t>
      </w:r>
    </w:p>
    <w:p w14:paraId="31894145" w14:textId="77777777" w:rsidR="00152D89" w:rsidRPr="00D43F4E" w:rsidRDefault="00152D89" w:rsidP="003120DB">
      <w:pPr>
        <w:pStyle w:val="NormalBPBHEB"/>
      </w:pPr>
    </w:p>
    <w:p w14:paraId="443AF58A" w14:textId="3A0034BC" w:rsidR="00D43F4E" w:rsidRDefault="00D43F4E" w:rsidP="00152D89">
      <w:pPr>
        <w:pStyle w:val="Heading2BPBHEB"/>
      </w:pPr>
      <w:r w:rsidRPr="00D43F4E">
        <w:t xml:space="preserve">Practical </w:t>
      </w:r>
      <w:r w:rsidR="00152D89">
        <w:t>a</w:t>
      </w:r>
      <w:r w:rsidRPr="00D43F4E">
        <w:t>pplications</w:t>
      </w:r>
    </w:p>
    <w:p w14:paraId="1D9B431C" w14:textId="3B0D5ACD" w:rsidR="00152D89" w:rsidRPr="00D43F4E" w:rsidRDefault="00CB14D7" w:rsidP="003120DB">
      <w:pPr>
        <w:pStyle w:val="NormalBPBHEB"/>
      </w:pPr>
      <w:r w:rsidRPr="00CB14D7">
        <w:t xml:space="preserve">The following list outlines practical applications of callbacks and extensions in enhancing pipeline functionality. These mechanisms </w:t>
      </w:r>
      <w:r>
        <w:t>enable developers to embed dynamic behavior within training and inference processes, allowing for adaptive responses to changes in</w:t>
      </w:r>
      <w:r w:rsidRPr="00CB14D7">
        <w:t xml:space="preserve"> model performance, convergence, and data characteristics</w:t>
      </w:r>
      <w:r w:rsidR="00152D89">
        <w:t xml:space="preserve">: </w:t>
      </w:r>
    </w:p>
    <w:p w14:paraId="24EA9796" w14:textId="43785BFD" w:rsidR="00D43F4E" w:rsidRPr="00D43F4E" w:rsidRDefault="00D43F4E" w:rsidP="003120DB">
      <w:pPr>
        <w:pStyle w:val="NormalBPBHEB"/>
        <w:numPr>
          <w:ilvl w:val="0"/>
          <w:numId w:val="22"/>
        </w:numPr>
      </w:pPr>
      <w:r w:rsidRPr="00D43F4E">
        <w:rPr>
          <w:b/>
          <w:bCs/>
        </w:rPr>
        <w:t xml:space="preserve">Early </w:t>
      </w:r>
      <w:r w:rsidR="00152D89">
        <w:rPr>
          <w:b/>
          <w:bCs/>
        </w:rPr>
        <w:t>s</w:t>
      </w:r>
      <w:r w:rsidRPr="00D43F4E">
        <w:rPr>
          <w:b/>
          <w:bCs/>
        </w:rPr>
        <w:t xml:space="preserve">topping in </w:t>
      </w:r>
      <w:r w:rsidR="00152D89">
        <w:rPr>
          <w:b/>
          <w:bCs/>
        </w:rPr>
        <w:t>tr</w:t>
      </w:r>
      <w:r w:rsidRPr="00D43F4E">
        <w:rPr>
          <w:b/>
          <w:bCs/>
        </w:rPr>
        <w:t>aining</w:t>
      </w:r>
      <w:r w:rsidRPr="003120DB">
        <w:t>:</w:t>
      </w:r>
      <w:r w:rsidRPr="00152D89">
        <w:t xml:space="preserve"> </w:t>
      </w:r>
      <w:r w:rsidR="00A96BB6" w:rsidRPr="00A96BB6">
        <w:t xml:space="preserve">Callbacks can prevent overfitting by halting training when validation performance stagnates. For example, in a neural network model, an early stopping callback </w:t>
      </w:r>
      <w:r w:rsidR="00C661F6">
        <w:t>monitors the validation loss</w:t>
      </w:r>
      <w:r w:rsidR="00B22D80">
        <w:t>. It stops</w:t>
      </w:r>
      <w:r w:rsidR="00C661F6">
        <w:t xml:space="preserve"> training if no improvement is observed over a specified number of epochs, preventing overfitting to the</w:t>
      </w:r>
      <w:r w:rsidR="00A96BB6" w:rsidRPr="00A96BB6">
        <w:t xml:space="preserve"> training data.</w:t>
      </w:r>
    </w:p>
    <w:p w14:paraId="56C610E9" w14:textId="33A8793C" w:rsidR="00D43F4E" w:rsidRDefault="00D43F4E" w:rsidP="00152D89">
      <w:pPr>
        <w:pStyle w:val="NormalBPBHEB"/>
        <w:numPr>
          <w:ilvl w:val="0"/>
          <w:numId w:val="22"/>
        </w:numPr>
      </w:pPr>
      <w:r w:rsidRPr="00D43F4E">
        <w:rPr>
          <w:b/>
          <w:bCs/>
        </w:rPr>
        <w:t xml:space="preserve">Dynamic </w:t>
      </w:r>
      <w:r w:rsidR="00152D89">
        <w:rPr>
          <w:b/>
          <w:bCs/>
        </w:rPr>
        <w:t>l</w:t>
      </w:r>
      <w:r w:rsidRPr="00D43F4E">
        <w:rPr>
          <w:b/>
          <w:bCs/>
        </w:rPr>
        <w:t xml:space="preserve">earning </w:t>
      </w:r>
      <w:r w:rsidR="00152D89">
        <w:rPr>
          <w:b/>
          <w:bCs/>
        </w:rPr>
        <w:t>r</w:t>
      </w:r>
      <w:r w:rsidRPr="00D43F4E">
        <w:rPr>
          <w:b/>
          <w:bCs/>
        </w:rPr>
        <w:t xml:space="preserve">ate </w:t>
      </w:r>
      <w:r w:rsidR="00152D89">
        <w:rPr>
          <w:b/>
          <w:bCs/>
        </w:rPr>
        <w:t>a</w:t>
      </w:r>
      <w:r w:rsidRPr="00D43F4E">
        <w:rPr>
          <w:b/>
          <w:bCs/>
        </w:rPr>
        <w:t>djustment</w:t>
      </w:r>
      <w:r w:rsidRPr="003120DB">
        <w:t>:</w:t>
      </w:r>
      <w:r w:rsidRPr="00152D89">
        <w:t xml:space="preserve"> </w:t>
      </w:r>
      <w:r w:rsidR="00EC7BAD" w:rsidRPr="00EC7BAD">
        <w:t xml:space="preserve">Extensions enable real-time learning rate modifications to adapt to model convergence patterns. Dynamic learning rate adjustments can ensure the model explores </w:t>
      </w:r>
      <w:r w:rsidR="00C338FA">
        <w:t xml:space="preserve">optimal solutions during early training phases and fine-tunes its performance in later stages, thereby </w:t>
      </w:r>
      <w:r w:rsidR="00EC7BAD" w:rsidRPr="00EC7BAD">
        <w:t>enhancing convergence efficiency</w:t>
      </w:r>
      <w:r w:rsidRPr="00D43F4E">
        <w:t>.</w:t>
      </w:r>
    </w:p>
    <w:p w14:paraId="7B8A4B48" w14:textId="77777777" w:rsidR="00152D89" w:rsidRPr="00D43F4E" w:rsidRDefault="00152D89" w:rsidP="003120DB">
      <w:pPr>
        <w:pStyle w:val="NormalBPBHEB"/>
      </w:pPr>
    </w:p>
    <w:p w14:paraId="07839610" w14:textId="4DD965AC" w:rsidR="00D43F4E" w:rsidRDefault="00D43F4E" w:rsidP="003120DB">
      <w:pPr>
        <w:pStyle w:val="Heading3BPBHEB"/>
      </w:pPr>
      <w:r w:rsidRPr="00D43F4E">
        <w:t>Early</w:t>
      </w:r>
      <w:r w:rsidR="006C58B6">
        <w:t>S</w:t>
      </w:r>
      <w:r w:rsidRPr="00D43F4E">
        <w:t xml:space="preserve">topping </w:t>
      </w:r>
      <w:r w:rsidR="00152D89">
        <w:t>c</w:t>
      </w:r>
      <w:r w:rsidRPr="00D43F4E">
        <w:t>allback</w:t>
      </w:r>
      <w:r w:rsidR="00821051">
        <w:t xml:space="preserve"> (Example)</w:t>
      </w:r>
    </w:p>
    <w:p w14:paraId="6759AF7F" w14:textId="067C4832" w:rsidR="005A5B99" w:rsidRPr="005A5B99" w:rsidRDefault="003F6FDF" w:rsidP="00514879">
      <w:pPr>
        <w:pStyle w:val="NormalBPBHEB"/>
      </w:pPr>
      <w:bookmarkStart w:id="2" w:name="_Hlk186889170"/>
      <w:r>
        <w:t xml:space="preserve">Early stopping is a vital method in training </w:t>
      </w:r>
      <w:r w:rsidRPr="00514879">
        <w:rPr>
          <w:b/>
          <w:bCs/>
        </w:rPr>
        <w:t>machine learning</w:t>
      </w:r>
      <w:r w:rsidR="00152D89">
        <w:t xml:space="preserve"> (</w:t>
      </w:r>
      <w:r w:rsidR="00152D89" w:rsidRPr="00514879">
        <w:rPr>
          <w:b/>
          <w:bCs/>
        </w:rPr>
        <w:t>ML</w:t>
      </w:r>
      <w:r w:rsidR="00152D89">
        <w:t>)</w:t>
      </w:r>
      <w:r>
        <w:t xml:space="preserve"> models, especially neural networks, to prevent overfitting and save computational resources. By tracking model performance during training, early stopping </w:t>
      </w:r>
      <w:r w:rsidR="006C58B6">
        <w:t xml:space="preserve">terminates </w:t>
      </w:r>
      <w:r w:rsidR="00C338FA">
        <w:t>training when improvements in the chosen metric slow or stop</w:t>
      </w:r>
      <w:r w:rsidR="006C58B6">
        <w:t xml:space="preserve">, thereby </w:t>
      </w:r>
      <w:r>
        <w:t xml:space="preserve">helping the model perform well on new data. The </w:t>
      </w:r>
      <w:r w:rsidR="00152D89">
        <w:t xml:space="preserve">following </w:t>
      </w:r>
      <w:r>
        <w:t>code</w:t>
      </w:r>
      <w:r w:rsidR="00152D89">
        <w:t xml:space="preserve"> </w:t>
      </w:r>
      <w:r>
        <w:t>demonstrates how to implement this method using the Keras library, showing its practical advantages in efficient and reliable training</w:t>
      </w:r>
      <w:r w:rsidR="00152D89">
        <w:t>:</w:t>
      </w:r>
    </w:p>
    <w:bookmarkEnd w:id="2"/>
    <w:p w14:paraId="353CC7B2" w14:textId="71101748" w:rsidR="00D43F4E" w:rsidRPr="00514879" w:rsidRDefault="007A4CD1" w:rsidP="005B5146">
      <w:pPr>
        <w:pStyle w:val="SC-Source"/>
      </w:pPr>
      <w:r w:rsidRPr="00514879">
        <w:t>``</w:t>
      </w:r>
      <w:r w:rsidR="00D43F4E" w:rsidRPr="00514879">
        <w:t>`python</w:t>
      </w:r>
      <w:r w:rsidR="00660F26">
        <w:t xml:space="preserve"> </w:t>
      </w:r>
      <w:r w:rsidR="00F902BC">
        <w:t>…</w:t>
      </w:r>
    </w:p>
    <w:p w14:paraId="5E208800" w14:textId="2A12FB3B" w:rsidR="00D43F4E" w:rsidRPr="00514879" w:rsidRDefault="00D43F4E" w:rsidP="005B5146">
      <w:pPr>
        <w:pStyle w:val="SC-Source"/>
      </w:pPr>
      <w:r w:rsidRPr="00514879">
        <w:t>from tensorflow.keras.callbacks import EarlyStopping</w:t>
      </w:r>
    </w:p>
    <w:p w14:paraId="210E5DF0" w14:textId="77777777" w:rsidR="00D43F4E" w:rsidRPr="00514879" w:rsidRDefault="00D43F4E" w:rsidP="005B5146">
      <w:pPr>
        <w:pStyle w:val="SC-Source"/>
      </w:pPr>
    </w:p>
    <w:p w14:paraId="3F369648" w14:textId="77777777" w:rsidR="00D43F4E" w:rsidRPr="00514879" w:rsidRDefault="00D43F4E" w:rsidP="005B5146">
      <w:pPr>
        <w:pStyle w:val="SC-Source"/>
      </w:pPr>
      <w:r w:rsidRPr="00514879">
        <w:t>early_stopping = EarlyStopping(monitor='val_loss', patience=3, verbose=1)</w:t>
      </w:r>
    </w:p>
    <w:p w14:paraId="2C3016AF" w14:textId="77777777" w:rsidR="00D43F4E" w:rsidRPr="00514879" w:rsidRDefault="00D43F4E" w:rsidP="005B5146">
      <w:pPr>
        <w:pStyle w:val="SC-Source"/>
      </w:pPr>
      <w:r w:rsidRPr="00514879">
        <w:t>model.fit(x_train, y_train, validation_data=(x_val, y_val), callbacks=[early_stopping])</w:t>
      </w:r>
    </w:p>
    <w:p w14:paraId="7C36A5B2" w14:textId="1FB66C70" w:rsidR="00D43F4E" w:rsidRPr="00514879" w:rsidRDefault="00D43F4E" w:rsidP="005B5146">
      <w:pPr>
        <w:pStyle w:val="SC-Source"/>
      </w:pPr>
      <w:r w:rsidRPr="00514879">
        <w:t>`</w:t>
      </w:r>
      <w:r w:rsidR="007A4CD1" w:rsidRPr="00514879">
        <w:t>``</w:t>
      </w:r>
    </w:p>
    <w:p w14:paraId="13137CFC" w14:textId="6C3E0A11" w:rsidR="00470BBE" w:rsidRPr="00470BBE" w:rsidRDefault="00470BBE" w:rsidP="00514879">
      <w:pPr>
        <w:pStyle w:val="NormalBPBHEB"/>
      </w:pPr>
      <w:r w:rsidRPr="00470BBE">
        <w:t xml:space="preserve">This example </w:t>
      </w:r>
      <w:r w:rsidR="00C338FA">
        <w:t xml:space="preserve">uses the Keras EarlyStopping callback, a built-in mechanism that checks a specified performance metric during training and halts training </w:t>
      </w:r>
      <w:r w:rsidRPr="00470BBE">
        <w:t>when the metric stops improving. The goal is to avoid overfitting, which occurs when a model becomes too specialized in the training data and performs poorly on unseen data.</w:t>
      </w:r>
    </w:p>
    <w:p w14:paraId="6DAE8771" w14:textId="78C9FB6C" w:rsidR="00470BBE" w:rsidRPr="00470BBE" w:rsidRDefault="00470BBE" w:rsidP="00514879">
      <w:pPr>
        <w:pStyle w:val="NormalBPBHEB"/>
      </w:pPr>
      <w:r w:rsidRPr="00470BBE">
        <w:t xml:space="preserve">The </w:t>
      </w:r>
      <w:r w:rsidRPr="00514879">
        <w:rPr>
          <w:rStyle w:val="CodeinTextBPBHEBChar"/>
        </w:rPr>
        <w:t>EarlyStopping</w:t>
      </w:r>
      <w:r w:rsidRPr="00470BBE">
        <w:t xml:space="preserve"> class is initialized with </w:t>
      </w:r>
      <w:r w:rsidR="00152D89">
        <w:t xml:space="preserve">the following </w:t>
      </w:r>
      <w:r w:rsidRPr="00470BBE">
        <w:t>three key parameters:</w:t>
      </w:r>
    </w:p>
    <w:p w14:paraId="5B8EE738" w14:textId="3BCFBC59" w:rsidR="00470BBE" w:rsidRPr="00470BBE" w:rsidRDefault="00470BBE" w:rsidP="00514879">
      <w:pPr>
        <w:pStyle w:val="NormalBPBHEB"/>
        <w:numPr>
          <w:ilvl w:val="0"/>
          <w:numId w:val="23"/>
        </w:numPr>
      </w:pPr>
      <w:r w:rsidRPr="00514879">
        <w:rPr>
          <w:rStyle w:val="CodeinTextBPBHEBChar"/>
        </w:rPr>
        <w:t>monitor='val_loss'</w:t>
      </w:r>
      <w:r w:rsidRPr="00470BBE">
        <w:t xml:space="preserve">: This parameter specifies the metric to </w:t>
      </w:r>
      <w:r w:rsidR="00994E3A" w:rsidRPr="00470BBE">
        <w:t>check</w:t>
      </w:r>
      <w:r w:rsidRPr="00470BBE">
        <w:t>. In this case, the validation loss (</w:t>
      </w:r>
      <w:r w:rsidRPr="00514879">
        <w:rPr>
          <w:rStyle w:val="CodeinTextBPBHEBChar"/>
        </w:rPr>
        <w:t>val_loss</w:t>
      </w:r>
      <w:r w:rsidRPr="00470BBE">
        <w:t xml:space="preserve">) is chosen. Validation loss </w:t>
      </w:r>
      <w:r w:rsidR="00076252" w:rsidRPr="00470BBE">
        <w:t>is</w:t>
      </w:r>
      <w:r w:rsidRPr="00470BBE">
        <w:t xml:space="preserve"> how well the model performs on a separate validation dataset, which is not used for training. Monitoring this metric helps ensure that the model generalizes well </w:t>
      </w:r>
      <w:r w:rsidR="006C58B6" w:rsidRPr="00470BBE">
        <w:t>with</w:t>
      </w:r>
      <w:r w:rsidRPr="00470BBE">
        <w:t xml:space="preserve"> new data.</w:t>
      </w:r>
    </w:p>
    <w:p w14:paraId="14494236" w14:textId="77777777" w:rsidR="00470BBE" w:rsidRPr="00470BBE" w:rsidRDefault="00470BBE" w:rsidP="00514879">
      <w:pPr>
        <w:pStyle w:val="NormalBPBHEB"/>
        <w:numPr>
          <w:ilvl w:val="0"/>
          <w:numId w:val="23"/>
        </w:numPr>
      </w:pPr>
      <w:r w:rsidRPr="00514879">
        <w:rPr>
          <w:rStyle w:val="CodeinTextBPBHEBChar"/>
        </w:rPr>
        <w:t>patience=3</w:t>
      </w:r>
      <w:r w:rsidRPr="00470BBE">
        <w:t>: This parameter sets the number of epochs to wait after the last observed improvement in the monitored metric before halting training. A patience value of 3 means that if the validation loss does not improve for three consecutive epochs, the training process will stop. This avoids premature stopping while ensuring that unnecessary epochs are not run.</w:t>
      </w:r>
    </w:p>
    <w:p w14:paraId="597DD68D" w14:textId="0B5DC28F" w:rsidR="00470BBE" w:rsidRPr="00470BBE" w:rsidRDefault="00470BBE" w:rsidP="00514879">
      <w:pPr>
        <w:pStyle w:val="NormalBPBHEB"/>
        <w:numPr>
          <w:ilvl w:val="0"/>
          <w:numId w:val="23"/>
        </w:numPr>
      </w:pPr>
      <w:r w:rsidRPr="00514879">
        <w:rPr>
          <w:rStyle w:val="CodeinTextBPBHEBChar"/>
        </w:rPr>
        <w:t>verbose=1</w:t>
      </w:r>
      <w:r w:rsidRPr="00470BBE">
        <w:t xml:space="preserve">: This parameter controls the verbosity of the output. A value of </w:t>
      </w:r>
      <w:r w:rsidRPr="00514879">
        <w:rPr>
          <w:rStyle w:val="CodeinTextBPBHEBChar"/>
        </w:rPr>
        <w:t>1</w:t>
      </w:r>
      <w:r w:rsidRPr="00470BBE">
        <w:t xml:space="preserve"> ensures that the user receives a message </w:t>
      </w:r>
      <w:r w:rsidR="003714D7" w:rsidRPr="00470BBE">
        <w:t>showing</w:t>
      </w:r>
      <w:r w:rsidRPr="00470BBE">
        <w:t xml:space="preserve"> when early stopping is triggered, providing insight into the training process.</w:t>
      </w:r>
    </w:p>
    <w:p w14:paraId="4B9CBD42" w14:textId="4EAC73F3" w:rsidR="00470BBE" w:rsidRPr="00470BBE" w:rsidRDefault="00470BBE" w:rsidP="00514879">
      <w:pPr>
        <w:pStyle w:val="NormalBPBHEB"/>
      </w:pPr>
      <w:r w:rsidRPr="00470BBE">
        <w:t xml:space="preserve">The </w:t>
      </w:r>
      <w:r w:rsidRPr="00514879">
        <w:rPr>
          <w:rStyle w:val="CodeinTextBPBHEBChar"/>
        </w:rPr>
        <w:t>model.fit</w:t>
      </w:r>
      <w:r w:rsidRPr="00152D89">
        <w:t xml:space="preserve"> </w:t>
      </w:r>
      <w:r w:rsidRPr="00470BBE">
        <w:t>function is used to train the model on the training data (</w:t>
      </w:r>
      <w:r w:rsidRPr="00514879">
        <w:rPr>
          <w:rStyle w:val="CodeinTextBPBHEBChar"/>
        </w:rPr>
        <w:t>x_train</w:t>
      </w:r>
      <w:r w:rsidRPr="00470BBE">
        <w:t xml:space="preserve"> and </w:t>
      </w:r>
      <w:r w:rsidRPr="00514879">
        <w:rPr>
          <w:rStyle w:val="CodeinTextBPBHEBChar"/>
        </w:rPr>
        <w:t>y_train</w:t>
      </w:r>
      <w:r w:rsidRPr="00470BBE">
        <w:t>) with validation performed on a separate validation dataset (</w:t>
      </w:r>
      <w:r w:rsidRPr="00514879">
        <w:rPr>
          <w:rStyle w:val="CodeinTextBPBHEBChar"/>
        </w:rPr>
        <w:t xml:space="preserve">x_val </w:t>
      </w:r>
      <w:r w:rsidRPr="00470BBE">
        <w:t xml:space="preserve">and </w:t>
      </w:r>
      <w:r w:rsidRPr="00514879">
        <w:rPr>
          <w:rStyle w:val="CodeinTextBPBHEBChar"/>
        </w:rPr>
        <w:t>y_val</w:t>
      </w:r>
      <w:r w:rsidRPr="00470BBE">
        <w:t xml:space="preserve">). The </w:t>
      </w:r>
      <w:r w:rsidRPr="00514879">
        <w:rPr>
          <w:rStyle w:val="CodeinTextBPBHEBChar"/>
        </w:rPr>
        <w:t>callbacks</w:t>
      </w:r>
      <w:r w:rsidRPr="00470BBE">
        <w:t xml:space="preserve"> argument accepts a list of callback functions, including the </w:t>
      </w:r>
      <w:r w:rsidRPr="00514879">
        <w:rPr>
          <w:rStyle w:val="CodeinTextBPBHEBChar"/>
        </w:rPr>
        <w:t xml:space="preserve">EarlyStopping </w:t>
      </w:r>
      <w:r w:rsidRPr="00470BBE">
        <w:t xml:space="preserve">callback defined earlier. During training, Keras evaluates the validation loss at the end of each epoch. If no improvement </w:t>
      </w:r>
      <w:r w:rsidR="00C338FA">
        <w:t xml:space="preserve">in the validation loss is observed </w:t>
      </w:r>
      <w:r w:rsidR="00443C30">
        <w:t>for three consecutive epochs, the training process is halted</w:t>
      </w:r>
      <w:r w:rsidRPr="00470BBE">
        <w:t>.</w:t>
      </w:r>
    </w:p>
    <w:p w14:paraId="2B1B96A9" w14:textId="1774DE06" w:rsidR="00BA37E5" w:rsidRDefault="00443C30" w:rsidP="00152D89">
      <w:pPr>
        <w:pStyle w:val="NormalBPBHEB"/>
      </w:pPr>
      <w:r>
        <w:t xml:space="preserve">Using this callback helps practitioners </w:t>
      </w:r>
      <w:r w:rsidR="00C338FA">
        <w:t xml:space="preserve">use computational resources efficiently by preventing unnecessary training epochs once the model reaches </w:t>
      </w:r>
      <w:r>
        <w:t>optimal performance. Additionally, early stopping reduces the risk of overfitting, supporting the development of models that perform well on both training and validation datasets. This approach is especially beneficial in situations where training is computationally costly or when balancing training time and model performance is crucial.</w:t>
      </w:r>
    </w:p>
    <w:p w14:paraId="029A7DD5" w14:textId="77777777" w:rsidR="00152D89" w:rsidRDefault="00152D89" w:rsidP="00514879">
      <w:pPr>
        <w:pStyle w:val="NormalBPBHEB"/>
      </w:pPr>
    </w:p>
    <w:p w14:paraId="6DEE2668" w14:textId="6C58A7F2" w:rsidR="00FF1396" w:rsidRDefault="00152D89" w:rsidP="00514879">
      <w:pPr>
        <w:pStyle w:val="Heading3BPBHEB"/>
      </w:pPr>
      <w:r>
        <w:t>Understanding</w:t>
      </w:r>
      <w:r w:rsidR="002376E1" w:rsidRPr="0EE56CF0">
        <w:t xml:space="preserve"> Keras</w:t>
      </w:r>
    </w:p>
    <w:p w14:paraId="5347E252" w14:textId="28DD1547" w:rsidR="002376E1" w:rsidRPr="002376E1" w:rsidRDefault="002376E1" w:rsidP="00514879">
      <w:pPr>
        <w:pStyle w:val="NormalBPBHEB"/>
      </w:pPr>
      <w:r w:rsidRPr="002376E1">
        <w:t>Keras is an open-source deep learning library that provides a high-level interface for building, training, and evaluating neural networks</w:t>
      </w:r>
      <w:r w:rsidR="00152D89">
        <w:t xml:space="preserve"> </w:t>
      </w:r>
      <w:sdt>
        <w:sdtPr>
          <w:rPr>
            <w:color w:val="000000"/>
          </w:rPr>
          <w:tag w:val="MENDELEY_CITATION_v3_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"/>
          <w:id w:val="-260310495"/>
          <w:placeholder>
            <w:docPart w:val="DefaultPlaceholder_-1854013440"/>
          </w:placeholder>
        </w:sdtPr>
        <w:sdtContent>
          <w:r w:rsidR="00F37B25" w:rsidRPr="00F37B25">
            <w:rPr>
              <w:color w:val="000000"/>
            </w:rPr>
            <w:t>[3]</w:t>
          </w:r>
        </w:sdtContent>
      </w:sdt>
      <w:r w:rsidRPr="002376E1">
        <w:t xml:space="preserve">. </w:t>
      </w:r>
      <w:r w:rsidR="00C338FA">
        <w:t>Developed initially</w:t>
      </w:r>
      <w:r w:rsidRPr="002376E1">
        <w:t xml:space="preserve"> as an independent library, Keras is now fully integrated with TensorFlow, one of the most widely used frameworks for </w:t>
      </w:r>
      <w:r w:rsidR="00947A08">
        <w:t>ML</w:t>
      </w:r>
      <w:r w:rsidRPr="002376E1">
        <w:t xml:space="preserve"> and deep learning.</w:t>
      </w:r>
    </w:p>
    <w:p w14:paraId="07C237A3" w14:textId="383E6370" w:rsidR="002376E1" w:rsidRPr="002376E1" w:rsidRDefault="00152D89" w:rsidP="00514879">
      <w:pPr>
        <w:pStyle w:val="NormalBPBHEB"/>
      </w:pPr>
      <w:r>
        <w:t>The following list outlines the k</w:t>
      </w:r>
      <w:r w:rsidR="002376E1" w:rsidRPr="002376E1">
        <w:t xml:space="preserve">ey </w:t>
      </w:r>
      <w:r>
        <w:t>f</w:t>
      </w:r>
      <w:r w:rsidR="002376E1" w:rsidRPr="002376E1">
        <w:t>eatures of Keras</w:t>
      </w:r>
      <w:r>
        <w:t>:</w:t>
      </w:r>
    </w:p>
    <w:p w14:paraId="40DD2582" w14:textId="3F7D1FDF" w:rsidR="002376E1" w:rsidRPr="002376E1" w:rsidRDefault="002376E1" w:rsidP="00514879">
      <w:pPr>
        <w:pStyle w:val="NormalBPBHEB"/>
        <w:numPr>
          <w:ilvl w:val="0"/>
          <w:numId w:val="24"/>
        </w:numPr>
      </w:pPr>
      <w:r w:rsidRPr="00514879">
        <w:rPr>
          <w:b/>
          <w:bCs/>
        </w:rPr>
        <w:t>User-</w:t>
      </w:r>
      <w:r w:rsidR="00152D89">
        <w:rPr>
          <w:b/>
          <w:bCs/>
        </w:rPr>
        <w:t>f</w:t>
      </w:r>
      <w:r w:rsidRPr="00514879">
        <w:rPr>
          <w:b/>
          <w:bCs/>
        </w:rPr>
        <w:t xml:space="preserve">riendly and </w:t>
      </w:r>
      <w:r w:rsidR="00152D89">
        <w:rPr>
          <w:b/>
          <w:bCs/>
        </w:rPr>
        <w:t>m</w:t>
      </w:r>
      <w:r w:rsidRPr="00514879">
        <w:rPr>
          <w:b/>
          <w:bCs/>
        </w:rPr>
        <w:t>odular</w:t>
      </w:r>
      <w:r w:rsidRPr="005163AD">
        <w:t>:</w:t>
      </w:r>
      <w:r w:rsidR="00152D89">
        <w:t xml:space="preserve"> </w:t>
      </w:r>
      <w:r w:rsidR="00165380">
        <w:t xml:space="preserve">Keras makes designing deep learning models easier by </w:t>
      </w:r>
      <w:r w:rsidR="00C571C7">
        <w:t>providing a clear and</w:t>
      </w:r>
      <w:r w:rsidR="00165380">
        <w:t xml:space="preserve"> straightforward </w:t>
      </w:r>
      <w:r w:rsidR="00152D89" w:rsidRPr="00514879">
        <w:rPr>
          <w:b/>
          <w:bCs/>
        </w:rPr>
        <w:t>application programming interface</w:t>
      </w:r>
      <w:r w:rsidR="00152D89">
        <w:t xml:space="preserve"> (</w:t>
      </w:r>
      <w:r w:rsidR="00165380" w:rsidRPr="00514879">
        <w:rPr>
          <w:b/>
          <w:bCs/>
        </w:rPr>
        <w:t>API</w:t>
      </w:r>
      <w:r w:rsidR="00152D89">
        <w:t>)</w:t>
      </w:r>
      <w:r w:rsidR="00165380">
        <w:t xml:space="preserve">. Its modular setup lets users easily define models, layers, and other components, making it </w:t>
      </w:r>
      <w:r w:rsidR="006C58B6">
        <w:t>an excellent choice</w:t>
      </w:r>
      <w:r w:rsidR="00165380">
        <w:t xml:space="preserve"> for both beginners and experienced practitioners.</w:t>
      </w:r>
    </w:p>
    <w:p w14:paraId="7EF4B607" w14:textId="1833A310" w:rsidR="002376E1" w:rsidRPr="002376E1" w:rsidRDefault="002376E1" w:rsidP="00514879">
      <w:pPr>
        <w:pStyle w:val="NormalBPBHEB"/>
        <w:numPr>
          <w:ilvl w:val="0"/>
          <w:numId w:val="24"/>
        </w:numPr>
      </w:pPr>
      <w:r w:rsidRPr="00514879">
        <w:rPr>
          <w:b/>
          <w:bCs/>
        </w:rPr>
        <w:t xml:space="preserve">Support for </w:t>
      </w:r>
      <w:r w:rsidR="00152D89">
        <w:rPr>
          <w:b/>
          <w:bCs/>
        </w:rPr>
        <w:t>m</w:t>
      </w:r>
      <w:r w:rsidRPr="00514879">
        <w:rPr>
          <w:b/>
          <w:bCs/>
        </w:rPr>
        <w:t xml:space="preserve">ultiple </w:t>
      </w:r>
      <w:r w:rsidR="00152D89">
        <w:rPr>
          <w:b/>
          <w:bCs/>
        </w:rPr>
        <w:t>b</w:t>
      </w:r>
      <w:r w:rsidRPr="00514879">
        <w:rPr>
          <w:b/>
          <w:bCs/>
        </w:rPr>
        <w:t>ackends</w:t>
      </w:r>
      <w:r w:rsidRPr="005163AD">
        <w:t>:</w:t>
      </w:r>
      <w:r w:rsidR="00152D89">
        <w:t xml:space="preserve"> </w:t>
      </w:r>
      <w:r w:rsidR="00443C30">
        <w:t xml:space="preserve">Initially, Keras supported multiple computational backends, including TensorFlow, Theano, and Microsoft </w:t>
      </w:r>
      <w:r w:rsidR="00443C30" w:rsidRPr="00514879">
        <w:rPr>
          <w:b/>
          <w:bCs/>
        </w:rPr>
        <w:t>Cognitive Toolkit</w:t>
      </w:r>
      <w:r w:rsidR="00443C30">
        <w:t xml:space="preserve"> (</w:t>
      </w:r>
      <w:r w:rsidR="00443C30" w:rsidRPr="00514879">
        <w:rPr>
          <w:b/>
          <w:bCs/>
        </w:rPr>
        <w:t>CNTK</w:t>
      </w:r>
      <w:r w:rsidR="00443C30">
        <w:t xml:space="preserve">). Today, Keras is </w:t>
      </w:r>
      <w:r w:rsidR="006C58B6">
        <w:t>integrated</w:t>
      </w:r>
      <w:r w:rsidR="00443C30">
        <w:t xml:space="preserve"> with TensorFlow, using TensorFlow's backend for high-performance computation</w:t>
      </w:r>
      <w:r w:rsidR="00A618C1">
        <w:t xml:space="preserve"> </w:t>
      </w:r>
      <w:sdt>
        <w:sdtPr>
          <w:rPr>
            <w:color w:val="000000"/>
          </w:rPr>
          <w:tag w:val="MENDELEY_CITATION_v3_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"/>
          <w:id w:val="-1504968401"/>
          <w:placeholder>
            <w:docPart w:val="DefaultPlaceholder_-1854013440"/>
          </w:placeholder>
        </w:sdtPr>
        <w:sdtContent>
          <w:r w:rsidR="00F37B25" w:rsidRPr="00F37B25">
            <w:rPr>
              <w:color w:val="000000"/>
            </w:rPr>
            <w:t>[4]</w:t>
          </w:r>
        </w:sdtContent>
      </w:sdt>
      <w:r w:rsidR="00443C30">
        <w:t>.</w:t>
      </w:r>
    </w:p>
    <w:p w14:paraId="0CF82787" w14:textId="57D92B9E" w:rsidR="002376E1" w:rsidRPr="002376E1" w:rsidRDefault="002376E1" w:rsidP="00514879">
      <w:pPr>
        <w:pStyle w:val="NormalBPBHEB"/>
        <w:numPr>
          <w:ilvl w:val="0"/>
          <w:numId w:val="24"/>
        </w:numPr>
      </w:pPr>
      <w:r w:rsidRPr="00514879">
        <w:rPr>
          <w:b/>
          <w:bCs/>
        </w:rPr>
        <w:t xml:space="preserve">Prebuilt </w:t>
      </w:r>
      <w:r w:rsidR="00152D89">
        <w:rPr>
          <w:b/>
          <w:bCs/>
        </w:rPr>
        <w:t>l</w:t>
      </w:r>
      <w:r w:rsidRPr="00514879">
        <w:rPr>
          <w:b/>
          <w:bCs/>
        </w:rPr>
        <w:t xml:space="preserve">ayers and </w:t>
      </w:r>
      <w:r w:rsidR="00152D89">
        <w:rPr>
          <w:b/>
          <w:bCs/>
        </w:rPr>
        <w:t>m</w:t>
      </w:r>
      <w:r w:rsidRPr="00514879">
        <w:rPr>
          <w:b/>
          <w:bCs/>
        </w:rPr>
        <w:t>odels</w:t>
      </w:r>
      <w:r w:rsidRPr="005163AD">
        <w:t>:</w:t>
      </w:r>
      <w:r w:rsidR="00152D89">
        <w:t xml:space="preserve"> </w:t>
      </w:r>
      <w:r w:rsidRPr="002376E1">
        <w:t xml:space="preserve">Keras includes a wide range of prebuilt layers (e.g., </w:t>
      </w:r>
      <w:r w:rsidR="00152D89" w:rsidRPr="002376E1">
        <w:t>dense, convolutional, recurrent</w:t>
      </w:r>
      <w:r w:rsidRPr="002376E1">
        <w:t>) and models that can be quickly customized for specific tasks. This speeds up development and reduces the need for extensive coding.</w:t>
      </w:r>
    </w:p>
    <w:p w14:paraId="2711189F" w14:textId="7D1821D3" w:rsidR="002376E1" w:rsidRPr="002376E1" w:rsidRDefault="002376E1" w:rsidP="00514879">
      <w:pPr>
        <w:pStyle w:val="NormalBPBHEB"/>
        <w:numPr>
          <w:ilvl w:val="0"/>
          <w:numId w:val="24"/>
        </w:numPr>
      </w:pPr>
      <w:r w:rsidRPr="00514879">
        <w:rPr>
          <w:b/>
          <w:bCs/>
        </w:rPr>
        <w:t xml:space="preserve">Flexibility and </w:t>
      </w:r>
      <w:r w:rsidR="00152D89">
        <w:rPr>
          <w:b/>
          <w:bCs/>
        </w:rPr>
        <w:t>s</w:t>
      </w:r>
      <w:r w:rsidRPr="00514879">
        <w:rPr>
          <w:b/>
          <w:bCs/>
        </w:rPr>
        <w:t>calability</w:t>
      </w:r>
      <w:r w:rsidRPr="005163AD">
        <w:t>:</w:t>
      </w:r>
      <w:r w:rsidR="00152D89">
        <w:t xml:space="preserve"> </w:t>
      </w:r>
      <w:r w:rsidRPr="002376E1">
        <w:t xml:space="preserve">Keras supports both simple sequential models and more complex architectures with multiple branches, shared layers, and custom components. It is scalable, allowing users to train models on </w:t>
      </w:r>
      <w:r w:rsidR="00152D89" w:rsidRPr="00514879">
        <w:rPr>
          <w:b/>
          <w:bCs/>
        </w:rPr>
        <w:t>central processing units</w:t>
      </w:r>
      <w:r w:rsidR="00152D89">
        <w:t xml:space="preserve"> (</w:t>
      </w:r>
      <w:r w:rsidRPr="00514879">
        <w:rPr>
          <w:b/>
          <w:bCs/>
        </w:rPr>
        <w:t>CPUs</w:t>
      </w:r>
      <w:r w:rsidR="00152D89">
        <w:t>)</w:t>
      </w:r>
      <w:r w:rsidRPr="002376E1">
        <w:t xml:space="preserve">, </w:t>
      </w:r>
      <w:r w:rsidR="00152D89">
        <w:rPr>
          <w:b/>
          <w:bCs/>
        </w:rPr>
        <w:t xml:space="preserve">graphics </w:t>
      </w:r>
      <w:r w:rsidR="00152D89" w:rsidRPr="00514879">
        <w:rPr>
          <w:b/>
          <w:bCs/>
        </w:rPr>
        <w:t>processing units</w:t>
      </w:r>
      <w:r w:rsidR="00152D89" w:rsidRPr="00152D89">
        <w:t xml:space="preserve"> </w:t>
      </w:r>
      <w:r w:rsidR="00152D89">
        <w:t>(</w:t>
      </w:r>
      <w:r w:rsidRPr="00514879">
        <w:rPr>
          <w:b/>
          <w:bCs/>
        </w:rPr>
        <w:t>GPUs</w:t>
      </w:r>
      <w:r w:rsidR="00152D89">
        <w:t>)</w:t>
      </w:r>
      <w:r w:rsidRPr="002376E1">
        <w:t>, or distributed systems</w:t>
      </w:r>
      <w:r w:rsidR="00B03CAD">
        <w:t xml:space="preserve"> </w:t>
      </w:r>
      <w:sdt>
        <w:sdtPr>
          <w:rPr>
            <w:color w:val="000000"/>
          </w:rPr>
          <w:tag w:val="MENDELEY_CITATION_v3_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"/>
          <w:id w:val="-481074886"/>
          <w:placeholder>
            <w:docPart w:val="DefaultPlaceholder_-1854013440"/>
          </w:placeholder>
        </w:sdtPr>
        <w:sdtContent>
          <w:r w:rsidR="00F37B25" w:rsidRPr="00F37B25">
            <w:rPr>
              <w:color w:val="000000"/>
            </w:rPr>
            <w:t>[2]</w:t>
          </w:r>
        </w:sdtContent>
      </w:sdt>
      <w:r w:rsidR="00152D89">
        <w:t>.</w:t>
      </w:r>
    </w:p>
    <w:p w14:paraId="55EA568A" w14:textId="75C07382" w:rsidR="002376E1" w:rsidRPr="00152D89" w:rsidRDefault="002376E1" w:rsidP="00514879">
      <w:pPr>
        <w:pStyle w:val="NormalBPBHEB"/>
        <w:numPr>
          <w:ilvl w:val="0"/>
          <w:numId w:val="24"/>
        </w:numPr>
      </w:pPr>
      <w:r w:rsidRPr="00514879">
        <w:rPr>
          <w:b/>
          <w:bCs/>
        </w:rPr>
        <w:t xml:space="preserve">Extensive </w:t>
      </w:r>
      <w:r w:rsidR="00152D89">
        <w:rPr>
          <w:b/>
          <w:bCs/>
        </w:rPr>
        <w:t>e</w:t>
      </w:r>
      <w:r w:rsidRPr="00514879">
        <w:rPr>
          <w:b/>
          <w:bCs/>
        </w:rPr>
        <w:t>cosystem</w:t>
      </w:r>
      <w:r w:rsidRPr="00152D89">
        <w:t>:</w:t>
      </w:r>
      <w:r w:rsidR="00152D89" w:rsidRPr="00152D89">
        <w:t xml:space="preserve"> </w:t>
      </w:r>
      <w:r w:rsidR="005B696F" w:rsidRPr="00152D89">
        <w:t xml:space="preserve">Integrated with TensorFlow, Keras benefits from a </w:t>
      </w:r>
      <w:r w:rsidR="00913E6F" w:rsidRPr="00152D89">
        <w:t>robust ecosystem, including tools for visualization (TensorBoard), deployment (TensorFlow Lite and</w:t>
      </w:r>
      <w:r w:rsidR="005B696F" w:rsidRPr="00152D89">
        <w:t xml:space="preserve"> TensorFlow Serving), and model optimization.</w:t>
      </w:r>
    </w:p>
    <w:p w14:paraId="1A06D09D" w14:textId="485C2844" w:rsidR="002376E1" w:rsidRDefault="002376E1" w:rsidP="00152D89">
      <w:pPr>
        <w:pStyle w:val="NormalBPBHEB"/>
        <w:numPr>
          <w:ilvl w:val="0"/>
          <w:numId w:val="24"/>
        </w:numPr>
      </w:pPr>
      <w:r w:rsidRPr="00514879">
        <w:rPr>
          <w:b/>
          <w:bCs/>
        </w:rPr>
        <w:t xml:space="preserve">Community and </w:t>
      </w:r>
      <w:r w:rsidR="00152D89">
        <w:rPr>
          <w:b/>
          <w:bCs/>
        </w:rPr>
        <w:t>d</w:t>
      </w:r>
      <w:r w:rsidRPr="00514879">
        <w:rPr>
          <w:b/>
          <w:bCs/>
        </w:rPr>
        <w:t>ocumentation</w:t>
      </w:r>
      <w:r w:rsidRPr="005163AD">
        <w:t>:</w:t>
      </w:r>
      <w:r w:rsidR="00152D89">
        <w:t xml:space="preserve"> </w:t>
      </w:r>
      <w:r w:rsidRPr="002376E1">
        <w:t>With a large community and comprehensive documentation, Keras provides extensive resources, tutorials, and examples for learning and troubleshooting</w:t>
      </w:r>
      <w:r w:rsidR="000E45F2">
        <w:t xml:space="preserve"> </w:t>
      </w:r>
      <w:sdt>
        <w:sdtPr>
          <w:rPr>
            <w:color w:val="000000"/>
          </w:rPr>
          <w:tag w:val="MENDELEY_CITATION_v3_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"/>
          <w:id w:val="-201098134"/>
          <w:placeholder>
            <w:docPart w:val="DefaultPlaceholder_-1854013440"/>
          </w:placeholder>
        </w:sdtPr>
        <w:sdtContent>
          <w:r w:rsidR="00F37B25" w:rsidRPr="00F37B25">
            <w:rPr>
              <w:color w:val="000000"/>
            </w:rPr>
            <w:t>[3]</w:t>
          </w:r>
        </w:sdtContent>
      </w:sdt>
      <w:r w:rsidRPr="002376E1">
        <w:t>.</w:t>
      </w:r>
    </w:p>
    <w:p w14:paraId="670F8688" w14:textId="77777777" w:rsidR="00152D89" w:rsidRPr="002376E1" w:rsidRDefault="00152D89" w:rsidP="00514879">
      <w:pPr>
        <w:pStyle w:val="NormalBPBHEB"/>
      </w:pPr>
    </w:p>
    <w:p w14:paraId="127DE0C5" w14:textId="3650C366" w:rsidR="002376E1" w:rsidRPr="005163AD" w:rsidRDefault="002376E1" w:rsidP="00514879">
      <w:pPr>
        <w:pStyle w:val="Heading3BPBHEB"/>
      </w:pPr>
      <w:r w:rsidRPr="005163AD">
        <w:t>Role of Keras in EarlyStopping</w:t>
      </w:r>
    </w:p>
    <w:p w14:paraId="02248EDB" w14:textId="77777777" w:rsidR="002376E1" w:rsidRPr="002376E1" w:rsidRDefault="002376E1" w:rsidP="00514879">
      <w:pPr>
        <w:pStyle w:val="NormalBPBHEB"/>
      </w:pPr>
      <w:r w:rsidRPr="002376E1">
        <w:t xml:space="preserve">In the context of early stopping, Keras simplifies the implementation by offering a ready-to-use </w:t>
      </w:r>
      <w:r w:rsidRPr="00514879">
        <w:rPr>
          <w:rStyle w:val="CodeinTextBPBHEBChar"/>
        </w:rPr>
        <w:t>EarlyStopping</w:t>
      </w:r>
      <w:r w:rsidRPr="002376E1">
        <w:t xml:space="preserve"> callback. This feature exemplifies Keras's focus on usability and efficiency, allowing practitioners to integrate advanced techniques into their workflows with minimal effort.</w:t>
      </w:r>
    </w:p>
    <w:p w14:paraId="4F891E41" w14:textId="77777777" w:rsidR="002376E1" w:rsidRDefault="002376E1" w:rsidP="00244EF4">
      <w:pPr>
        <w:pStyle w:val="NormalBPBHEB"/>
      </w:pPr>
      <w:r w:rsidRPr="0EE56CF0">
        <w:t>By using Keras, developers can focus more on designing and refining their models rather than dealing with the complexities of low-level computation. This makes it a preferred tool for rapid prototyping and deployment of deep learning applications.</w:t>
      </w:r>
    </w:p>
    <w:p w14:paraId="421943B8" w14:textId="77777777" w:rsidR="00244EF4" w:rsidRPr="002376E1" w:rsidRDefault="00244EF4" w:rsidP="00514879">
      <w:pPr>
        <w:pStyle w:val="NormalBPBHEB"/>
      </w:pPr>
    </w:p>
    <w:p w14:paraId="5D710B99" w14:textId="247C794F" w:rsidR="00D43F4E" w:rsidRPr="00D43F4E" w:rsidRDefault="00D43F4E" w:rsidP="00514879">
      <w:pPr>
        <w:pStyle w:val="Heading1BPBHEB"/>
      </w:pPr>
      <w:r w:rsidRPr="00D43F4E">
        <w:t xml:space="preserve">Techniques for </w:t>
      </w:r>
      <w:r w:rsidR="00244EF4">
        <w:t>d</w:t>
      </w:r>
      <w:r w:rsidRPr="00D43F4E">
        <w:t xml:space="preserve">istributed </w:t>
      </w:r>
      <w:r w:rsidR="00244EF4">
        <w:t>i</w:t>
      </w:r>
      <w:r w:rsidRPr="00D43F4E">
        <w:t>nference</w:t>
      </w:r>
    </w:p>
    <w:p w14:paraId="646A14E8" w14:textId="2DFA70A3" w:rsidR="000A1A60" w:rsidRPr="000A1A60" w:rsidRDefault="004F7310" w:rsidP="00514879">
      <w:pPr>
        <w:pStyle w:val="NormalBPBHEB"/>
      </w:pPr>
      <w:r>
        <w:t xml:space="preserve">Large-scale NLP tasks require distributed inference methods to </w:t>
      </w:r>
      <w:r w:rsidR="006C58B6">
        <w:t>manage</w:t>
      </w:r>
      <w:r>
        <w:t xml:space="preserve"> heavy computational workloads. These techniques split tasks across multiple systems, ensuring efficient data processing and optimal use of available resources.</w:t>
      </w:r>
    </w:p>
    <w:p w14:paraId="54D6CEF6" w14:textId="56469248" w:rsidR="00D43F4E" w:rsidRPr="00D43F4E" w:rsidRDefault="00186385" w:rsidP="00514879">
      <w:pPr>
        <w:pStyle w:val="NormalBPBHEB"/>
      </w:pPr>
      <w:r>
        <w:t xml:space="preserve">Large-scale NLP tasks often require processing massive datasets or running complex models that go beyond the capacity of a single device or traditional setups. Distributed inference addresses these challenges by dividing computational tasks across multiple systems, enabling efficient processing and optimal resource use. </w:t>
      </w:r>
      <w:r w:rsidR="00244EF4">
        <w:t xml:space="preserve">The following </w:t>
      </w:r>
      <w:r>
        <w:t>are the main strategies that support distributed inference:</w:t>
      </w:r>
    </w:p>
    <w:p w14:paraId="76F35DE8" w14:textId="6F190F54" w:rsidR="006617FC" w:rsidRDefault="00D43F4E" w:rsidP="00514879">
      <w:pPr>
        <w:pStyle w:val="NormalBPBHEB"/>
        <w:rPr>
          <w:ins w:id="3" w:author="Paulo Leocadio" w:date="2025-12-10T20:32:00Z" w16du:dateUtc="2025-12-11T01:32:00Z"/>
        </w:rPr>
      </w:pPr>
      <w:r w:rsidRPr="005A4897">
        <w:rPr>
          <w:b/>
          <w:bCs/>
        </w:rPr>
        <w:t xml:space="preserve">Core </w:t>
      </w:r>
      <w:r w:rsidR="00244EF4" w:rsidRPr="005A4897">
        <w:rPr>
          <w:b/>
          <w:bCs/>
        </w:rPr>
        <w:t>s</w:t>
      </w:r>
      <w:r w:rsidRPr="005A4897">
        <w:rPr>
          <w:b/>
          <w:bCs/>
        </w:rPr>
        <w:t>trategies</w:t>
      </w:r>
      <w:r w:rsidR="00244EF4">
        <w:t xml:space="preserve">: </w:t>
      </w:r>
      <w:r w:rsidR="00186385">
        <w:t xml:space="preserve">To efficiently manage the computational workload in distributed inference, two primary </w:t>
      </w:r>
      <w:r w:rsidR="006A7B68">
        <w:t>methods</w:t>
      </w:r>
      <w:r w:rsidR="00186385">
        <w:t xml:space="preserve"> are commonly used</w:t>
      </w:r>
      <w:r w:rsidR="006A7B68">
        <w:t>:</w:t>
      </w:r>
      <w:r w:rsidR="00244EF4">
        <w:t xml:space="preserve"> </w:t>
      </w:r>
      <w:r w:rsidR="00186385">
        <w:t>data parallelism and model parallelism. These approaches optimize hardware utilization, ensuring large-scale tasks are completed quickly and effectively.</w:t>
      </w:r>
    </w:p>
    <w:p w14:paraId="1E27FED7" w14:textId="77777777" w:rsidR="00C70EB5" w:rsidRDefault="00C70EB5" w:rsidP="00514879">
      <w:pPr>
        <w:pStyle w:val="NormalBPBHEB"/>
      </w:pPr>
    </w:p>
    <w:p w14:paraId="2783F0E7" w14:textId="77777777" w:rsidR="004E13E5" w:rsidRPr="004E13E5" w:rsidRDefault="004E13E5" w:rsidP="004E13E5">
      <w:pPr>
        <w:keepNext/>
        <w:keepLines/>
        <w:spacing w:before="40" w:line="259" w:lineRule="auto"/>
        <w:outlineLvl w:val="2"/>
        <w:rPr>
          <w:rFonts w:ascii="Palatino Linotype" w:eastAsiaTheme="majorEastAsia" w:hAnsi="Palatino Linotype" w:cstheme="majorBidi"/>
          <w:b/>
          <w:color w:val="000000" w:themeColor="text1"/>
          <w:sz w:val="32"/>
          <w:szCs w:val="24"/>
          <w:lang w:val="en-IN"/>
        </w:rPr>
      </w:pPr>
      <w:r w:rsidRPr="004E13E5">
        <w:rPr>
          <w:rFonts w:ascii="Palatino Linotype" w:eastAsiaTheme="majorEastAsia" w:hAnsi="Palatino Linotype" w:cstheme="majorBidi"/>
          <w:b/>
          <w:color w:val="000000" w:themeColor="text1"/>
          <w:sz w:val="32"/>
          <w:szCs w:val="24"/>
          <w:lang w:val="en-IN"/>
        </w:rPr>
        <w:t>Data parallelism</w:t>
      </w:r>
    </w:p>
    <w:p w14:paraId="0BBD85AB" w14:textId="77777777" w:rsidR="004E13E5" w:rsidRPr="004E13E5" w:rsidRDefault="004E13E5" w:rsidP="004E13E5">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4E13E5">
        <w:rPr>
          <w:rFonts w:ascii="Palatino Linotype" w:eastAsia="Palatino Linotype" w:hAnsi="Palatino Linotype" w:cs="Palatino Linotype"/>
        </w:rPr>
        <w:t xml:space="preserve">Splits data into subsets distributed across processors. Each processor applies the same model to its subset, aggregating the results for final predictions </w:t>
      </w:r>
      <w:sdt>
        <w:sdtPr>
          <w:rPr>
            <w:rFonts w:ascii="Palatino Linotype" w:eastAsia="Palatino Linotype" w:hAnsi="Palatino Linotype" w:cs="Palatino Linotype"/>
            <w:color w:val="000000"/>
          </w:rPr>
          <w:tag w:val="MENDELEY_CITATION_v3_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"/>
          <w:id w:val="1334492886"/>
          <w:placeholder>
            <w:docPart w:val="AC9C3F1860B843F5A6F3CD7A8C653CAE"/>
          </w:placeholder>
        </w:sdtPr>
        <w:sdtContent>
          <w:r w:rsidRPr="004E13E5">
            <w:rPr>
              <w:rFonts w:ascii="Palatino Linotype" w:eastAsia="Palatino Linotype" w:hAnsi="Palatino Linotype" w:cs="Palatino Linotype"/>
              <w:color w:val="000000"/>
            </w:rPr>
            <w:t>[5]</w:t>
          </w:r>
        </w:sdtContent>
      </w:sdt>
      <w:r w:rsidRPr="004E13E5">
        <w:rPr>
          <w:rFonts w:ascii="Palatino Linotype" w:eastAsia="Palatino Linotype" w:hAnsi="Palatino Linotype" w:cs="Palatino Linotype"/>
        </w:rPr>
        <w:t>.</w:t>
      </w:r>
    </w:p>
    <w:p w14:paraId="00BDA9FF" w14:textId="77777777" w:rsidR="004E13E5" w:rsidRPr="004E13E5" w:rsidRDefault="004E13E5" w:rsidP="004E13E5">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4E13E5">
        <w:rPr>
          <w:rFonts w:ascii="Palatino Linotype" w:eastAsia="Palatino Linotype" w:hAnsi="Palatino Linotype" w:cs="Palatino Linotype"/>
        </w:rPr>
        <w:t>Data parallelism involves dividing the dataset into smaller parts and distributing them across multiple processors. Each processor independently runs the same model on its assigned data, and the results are combined to generate the final predictions. This method is especially effective for large datasets, where processing can be parallelized.</w:t>
      </w:r>
    </w:p>
    <w:p w14:paraId="072F49F2" w14:textId="77777777" w:rsidR="004E13E5" w:rsidRPr="004E13E5" w:rsidRDefault="004E13E5" w:rsidP="004E13E5">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4E13E5">
        <w:rPr>
          <w:rFonts w:ascii="Palatino Linotype" w:eastAsia="Palatino Linotype" w:hAnsi="Palatino Linotype" w:cs="Palatino Linotype"/>
        </w:rPr>
        <w:t>For example, in a distributed text classification task, the dataset is divided into chunks, and each chunk is sent to a different GPU or CPU. After processing, the individual results are combined to produce a unified output. Frameworks like TensorFlow and PyTorch simplify data parallelism by offering built-in tools for synchronizing models and sharing gradients across devices.</w:t>
      </w:r>
    </w:p>
    <w:p w14:paraId="3C348622" w14:textId="77777777" w:rsidR="004E13E5" w:rsidRPr="004E13E5" w:rsidRDefault="004E13E5" w:rsidP="004E13E5">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4E13E5">
        <w:rPr>
          <w:rFonts w:ascii="Palatino Linotype" w:eastAsia="Palatino Linotype" w:hAnsi="Palatino Linotype" w:cs="Palatino Linotype"/>
        </w:rPr>
        <w:t xml:space="preserve">The primary advantage of data parallelism is its ability to scale. As datasets grow larger, more processors can be added to sustain high performance. </w:t>
      </w:r>
      <w:r w:rsidRPr="004E13E5">
        <w:rPr>
          <w:rFonts w:ascii="Palatino Linotype" w:eastAsia="Palatino Linotype" w:hAnsi="Palatino Linotype" w:cs="Palatino Linotype"/>
          <w:color w:val="000000"/>
        </w:rPr>
        <w:t>Sharing model gradients between devices can create a bottleneck, particularly in large distributed systems, due to synchronization overhead.</w:t>
      </w:r>
    </w:p>
    <w:p w14:paraId="673C75A3" w14:textId="68166B06" w:rsidR="00366554" w:rsidRDefault="002E1523" w:rsidP="00514879">
      <w:pPr>
        <w:pStyle w:val="NormalBPBHEB"/>
      </w:pPr>
      <w:r w:rsidRPr="00171CFC">
        <w:rPr>
          <w:i/>
          <w:iCs/>
        </w:rPr>
        <w:t>Figure 8.2</w:t>
      </w:r>
      <w:r>
        <w:t xml:space="preserve"> i</w:t>
      </w:r>
      <w:r w:rsidRPr="002E1523">
        <w:t>llustrates</w:t>
      </w:r>
      <w:r>
        <w:t xml:space="preserve"> a</w:t>
      </w:r>
      <w:r w:rsidRPr="002E1523">
        <w:t xml:space="preserve"> cluster map of multiple GPUs/</w:t>
      </w:r>
      <w:r w:rsidR="00244EF4" w:rsidRPr="00514879">
        <w:rPr>
          <w:b/>
          <w:bCs/>
        </w:rPr>
        <w:t xml:space="preserve">virtual machines </w:t>
      </w:r>
      <w:r w:rsidR="00244EF4">
        <w:t>(</w:t>
      </w:r>
      <w:r w:rsidRPr="00514879">
        <w:rPr>
          <w:b/>
          <w:bCs/>
        </w:rPr>
        <w:t>VMs</w:t>
      </w:r>
      <w:r w:rsidR="00244EF4">
        <w:t>)</w:t>
      </w:r>
      <w:r w:rsidRPr="002E1523">
        <w:t xml:space="preserve"> with data split (data parallelism) and model segment (model parallelism), </w:t>
      </w:r>
      <w:r w:rsidR="00171CFC">
        <w:t>where arrows indicate the</w:t>
      </w:r>
      <w:r w:rsidRPr="002E1523">
        <w:t xml:space="preserve"> task flow</w:t>
      </w:r>
      <w:r w:rsidR="00244EF4">
        <w:t>:</w:t>
      </w:r>
    </w:p>
    <w:p w14:paraId="2E09F4F4" w14:textId="77777777" w:rsidR="00C416AA" w:rsidRDefault="00CD0806" w:rsidP="00514879">
      <w:pPr>
        <w:pStyle w:val="FigureBPBHEB"/>
      </w:pPr>
      <w:r>
        <w:rPr>
          <w:noProof/>
          <w:lang w:val="en-IN" w:eastAsia="en-IN"/>
        </w:rPr>
        <w:drawing>
          <wp:inline distT="0" distB="0" distL="0" distR="0" wp14:anchorId="357E31E7" wp14:editId="779B589E">
            <wp:extent cx="3969673" cy="5064981"/>
            <wp:effectExtent l="0" t="0" r="0" b="2540"/>
            <wp:docPr id="1678219612" name="Picture 5" descr="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19612" name="Picture 5" descr="A diagram of a data processing process&#10;&#10;AI-generated content may be incorrect."/>
                    <pic:cNvPicPr/>
                  </pic:nvPicPr>
                  <pic:blipFill rotWithShape="1">
                    <a:blip r:embed="rId12"/>
                    <a:srcRect t="1162" b="13772"/>
                    <a:stretch>
                      <a:fillRect/>
                    </a:stretch>
                  </pic:blipFill>
                  <pic:spPr bwMode="auto">
                    <a:xfrm>
                      <a:off x="0" y="0"/>
                      <a:ext cx="3998110" cy="5101264"/>
                    </a:xfrm>
                    <a:prstGeom prst="rect">
                      <a:avLst/>
                    </a:prstGeom>
                    <a:ln>
                      <a:noFill/>
                    </a:ln>
                    <a:extLst>
                      <a:ext uri="{53640926-AAD7-44D8-BBD7-CCE9431645EC}">
                        <a14:shadowObscured xmlns:a14="http://schemas.microsoft.com/office/drawing/2010/main"/>
                      </a:ext>
                    </a:extLst>
                  </pic:spPr>
                </pic:pic>
              </a:graphicData>
            </a:graphic>
          </wp:inline>
        </w:drawing>
      </w:r>
    </w:p>
    <w:p w14:paraId="45BFD90A" w14:textId="25E48B46" w:rsidR="00CD79EB" w:rsidRDefault="00056F4C" w:rsidP="00514879">
      <w:pPr>
        <w:pStyle w:val="FigureCaptionBPBHEB"/>
      </w:pPr>
      <w:r w:rsidRPr="00514879">
        <w:rPr>
          <w:b/>
          <w:bCs w:val="0"/>
        </w:rPr>
        <w:t>Figure 8</w:t>
      </w:r>
      <w:r w:rsidR="00244EF4" w:rsidRPr="00514879">
        <w:rPr>
          <w:b/>
          <w:bCs w:val="0"/>
        </w:rPr>
        <w:t>.2</w:t>
      </w:r>
      <w:r w:rsidR="00244EF4">
        <w:t>:</w:t>
      </w:r>
      <w:r w:rsidR="00C416AA">
        <w:t xml:space="preserve"> </w:t>
      </w:r>
      <w:r w:rsidR="00C416AA" w:rsidRPr="00050184">
        <w:t>Distributed</w:t>
      </w:r>
      <w:r w:rsidR="00947A08" w:rsidRPr="00050184">
        <w:t xml:space="preserve"> inference strategy</w:t>
      </w:r>
    </w:p>
    <w:p w14:paraId="5EB9AAF1" w14:textId="77777777" w:rsidR="00CD0806" w:rsidRPr="006617FC" w:rsidRDefault="00CD0806" w:rsidP="00514879">
      <w:pPr>
        <w:pStyle w:val="NormalBPBHEB"/>
      </w:pPr>
    </w:p>
    <w:p w14:paraId="51A53B93" w14:textId="08833E60" w:rsidR="004801FA" w:rsidRPr="003828B7" w:rsidRDefault="0085554D" w:rsidP="00514879">
      <w:pPr>
        <w:pStyle w:val="NormalBPBHEB"/>
      </w:pPr>
      <w:r>
        <w:t>Refer to the following c</w:t>
      </w:r>
      <w:r w:rsidR="004801FA" w:rsidRPr="003828B7">
        <w:t xml:space="preserve">ode </w:t>
      </w:r>
      <w:r>
        <w:t>s</w:t>
      </w:r>
      <w:r w:rsidR="004801FA" w:rsidRPr="003828B7">
        <w:t>nippet</w:t>
      </w:r>
      <w:r>
        <w:t xml:space="preserve"> of d</w:t>
      </w:r>
      <w:r w:rsidR="004801FA" w:rsidRPr="003828B7">
        <w:t xml:space="preserve">ata </w:t>
      </w:r>
      <w:r>
        <w:t>p</w:t>
      </w:r>
      <w:r w:rsidR="004801FA" w:rsidRPr="003828B7">
        <w:t>arallelism with TensorFlow</w:t>
      </w:r>
      <w:r>
        <w:t>:</w:t>
      </w:r>
    </w:p>
    <w:p w14:paraId="4AEB48AC" w14:textId="138EB395" w:rsidR="004801FA" w:rsidRPr="00514879" w:rsidRDefault="004801FA" w:rsidP="005B5146">
      <w:pPr>
        <w:pStyle w:val="SC-Source"/>
      </w:pPr>
      <w:r w:rsidRPr="00514879">
        <w:t>`</w:t>
      </w:r>
      <w:r w:rsidR="00125E73" w:rsidRPr="00514879">
        <w:t>``</w:t>
      </w:r>
      <w:r w:rsidRPr="00514879">
        <w:t>python</w:t>
      </w:r>
    </w:p>
    <w:p w14:paraId="3F4FD942" w14:textId="782DEE46" w:rsidR="004801FA" w:rsidRPr="00514879" w:rsidRDefault="004801FA" w:rsidP="005B5146">
      <w:pPr>
        <w:pStyle w:val="SC-Source"/>
      </w:pPr>
    </w:p>
    <w:p w14:paraId="3CF9AC0F" w14:textId="77777777" w:rsidR="004801FA" w:rsidRPr="00514879" w:rsidRDefault="56199DAA" w:rsidP="005B5146">
      <w:pPr>
        <w:pStyle w:val="SC-Source"/>
      </w:pPr>
      <w:r w:rsidRPr="00514879">
        <w:t xml:space="preserve">import tensorflow as tf </w:t>
      </w:r>
    </w:p>
    <w:p w14:paraId="665D0521" w14:textId="77777777" w:rsidR="004801FA" w:rsidRPr="00514879" w:rsidRDefault="004801FA" w:rsidP="005B5146">
      <w:pPr>
        <w:pStyle w:val="SC-Source"/>
      </w:pPr>
    </w:p>
    <w:p w14:paraId="36852C5E" w14:textId="77777777" w:rsidR="004801FA" w:rsidRPr="00514879" w:rsidRDefault="56199DAA" w:rsidP="005B5146">
      <w:pPr>
        <w:pStyle w:val="SC-Source"/>
      </w:pPr>
      <w:r w:rsidRPr="00514879">
        <w:t>strategy = tf.distribute.MirroredStrategy()</w:t>
      </w:r>
    </w:p>
    <w:p w14:paraId="324D564D" w14:textId="77777777" w:rsidR="004801FA" w:rsidRPr="00514879" w:rsidRDefault="56199DAA" w:rsidP="005B5146">
      <w:pPr>
        <w:pStyle w:val="SC-Source"/>
      </w:pPr>
      <w:r w:rsidRPr="00514879">
        <w:t xml:space="preserve">with strategy.scope(): </w:t>
      </w:r>
    </w:p>
    <w:p w14:paraId="4745B520" w14:textId="77777777" w:rsidR="004801FA" w:rsidRPr="00514879" w:rsidRDefault="56199DAA" w:rsidP="005B5146">
      <w:pPr>
        <w:pStyle w:val="SC-Source"/>
      </w:pPr>
      <w:r w:rsidRPr="00514879">
        <w:t xml:space="preserve">model = tf.keras.Sequential([ </w:t>
      </w:r>
    </w:p>
    <w:p w14:paraId="3D82C2BA" w14:textId="77777777" w:rsidR="00292199" w:rsidRPr="00514879" w:rsidRDefault="56199DAA" w:rsidP="005B5146">
      <w:pPr>
        <w:pStyle w:val="SC-Source"/>
      </w:pPr>
      <w:r w:rsidRPr="00514879">
        <w:t xml:space="preserve">      tf.keras.layers.Embedding(input_dim=10000, output_dim=256), </w:t>
      </w:r>
    </w:p>
    <w:p w14:paraId="69CE1149" w14:textId="77777777" w:rsidR="00292199" w:rsidRPr="00514879" w:rsidRDefault="56199DAA" w:rsidP="005B5146">
      <w:pPr>
        <w:pStyle w:val="SC-Source"/>
      </w:pPr>
      <w:r w:rsidRPr="00514879">
        <w:t xml:space="preserve">      tf.keras.layers.GlobalAveragePooling1D(), </w:t>
      </w:r>
    </w:p>
    <w:p w14:paraId="0A7D5253" w14:textId="32DF6CFE" w:rsidR="004801FA" w:rsidRPr="00514879" w:rsidRDefault="56199DAA" w:rsidP="005B5146">
      <w:pPr>
        <w:pStyle w:val="SC-Source"/>
      </w:pPr>
      <w:r w:rsidRPr="00514879">
        <w:t xml:space="preserve">      tf.keras.layers.Dense(1, activation='sigmoid') </w:t>
      </w:r>
    </w:p>
    <w:p w14:paraId="39E0D819" w14:textId="77777777" w:rsidR="004801FA" w:rsidRPr="00514879" w:rsidRDefault="004801FA" w:rsidP="005B5146">
      <w:pPr>
        <w:pStyle w:val="SC-Source"/>
      </w:pPr>
      <w:r w:rsidRPr="00514879">
        <w:t xml:space="preserve">]) </w:t>
      </w:r>
    </w:p>
    <w:p w14:paraId="49AFD138" w14:textId="0FC2A92D" w:rsidR="004801FA" w:rsidRPr="00514879" w:rsidRDefault="56199DAA" w:rsidP="005B5146">
      <w:pPr>
        <w:pStyle w:val="SC-Source"/>
      </w:pPr>
      <w:r w:rsidRPr="00514879">
        <w:t xml:space="preserve">model.compile(optimizer='adam', loss='binary_crossentropy', metrics=['accuracy'])   </w:t>
      </w:r>
    </w:p>
    <w:p w14:paraId="43695D66" w14:textId="22950364" w:rsidR="004801FA" w:rsidRPr="00514879" w:rsidRDefault="56199DAA" w:rsidP="005B5146">
      <w:pPr>
        <w:pStyle w:val="SC-Source"/>
      </w:pPr>
      <w:r w:rsidRPr="00514879">
        <w:t>model.fit(x_train, y_train, epochs=5, batch_size=512)</w:t>
      </w:r>
    </w:p>
    <w:p w14:paraId="58F7251E" w14:textId="74D4CB56" w:rsidR="004801FA" w:rsidRPr="00514879" w:rsidRDefault="004801FA" w:rsidP="005B5146">
      <w:pPr>
        <w:pStyle w:val="SC-Source"/>
      </w:pPr>
      <w:r w:rsidRPr="00514879">
        <w:t>`</w:t>
      </w:r>
      <w:r w:rsidR="00125E73" w:rsidRPr="00514879">
        <w:t>``</w:t>
      </w:r>
    </w:p>
    <w:p w14:paraId="74B66961" w14:textId="40ED2493" w:rsidR="004801FA" w:rsidRDefault="004801FA" w:rsidP="0085554D">
      <w:pPr>
        <w:pStyle w:val="NormalBPBHEB"/>
      </w:pPr>
      <w:r w:rsidRPr="004801FA">
        <w:t xml:space="preserve">This example demonstrates TensorFlow’s </w:t>
      </w:r>
      <w:r w:rsidRPr="00514879">
        <w:rPr>
          <w:rStyle w:val="CodeinTextBPBHEBChar"/>
        </w:rPr>
        <w:t>MirroredStrategy</w:t>
      </w:r>
      <w:r w:rsidRPr="004801FA">
        <w:t xml:space="preserve">, </w:t>
      </w:r>
      <w:r w:rsidR="00C9523E">
        <w:t xml:space="preserve">which achieves data parallelism </w:t>
      </w:r>
      <w:r w:rsidRPr="004801FA">
        <w:t>by splitting the dataset across multiple GPUs. Each GPU trains the model on its subset of data, and the gradients are synchronized after each batch.</w:t>
      </w:r>
    </w:p>
    <w:p w14:paraId="773B8181" w14:textId="77777777" w:rsidR="0085554D" w:rsidRPr="004801FA" w:rsidRDefault="0085554D" w:rsidP="00514879">
      <w:pPr>
        <w:pStyle w:val="NormalBPBHEB"/>
      </w:pPr>
    </w:p>
    <w:p w14:paraId="0F558A9B" w14:textId="516E1EB1" w:rsidR="004801FA" w:rsidRDefault="00D43F4E" w:rsidP="00514879">
      <w:pPr>
        <w:pStyle w:val="Heading3BPBHEB"/>
      </w:pPr>
      <w:r w:rsidRPr="00D43F4E">
        <w:t xml:space="preserve">Model </w:t>
      </w:r>
      <w:r w:rsidR="0085554D">
        <w:t>p</w:t>
      </w:r>
      <w:r w:rsidRPr="00D43F4E">
        <w:t>arallelism</w:t>
      </w:r>
    </w:p>
    <w:p w14:paraId="5C6332D3" w14:textId="72B9A3E8" w:rsidR="00D43F4E" w:rsidRDefault="00C9523E" w:rsidP="00514879">
      <w:pPr>
        <w:pStyle w:val="NormalBPBHEB"/>
      </w:pPr>
      <w:r>
        <w:t xml:space="preserve">Distributes large models across devices, </w:t>
      </w:r>
      <w:r w:rsidR="008C2847">
        <w:t>enabling efficient processing of complex tasks with limited memory</w:t>
      </w:r>
      <w:r>
        <w:t>.</w:t>
      </w:r>
    </w:p>
    <w:p w14:paraId="105A57F2" w14:textId="372F9446" w:rsidR="004801FA" w:rsidRPr="004801FA" w:rsidRDefault="001F47A0" w:rsidP="00514879">
      <w:pPr>
        <w:pStyle w:val="NormalBPBHEB"/>
      </w:pPr>
      <w:r>
        <w:t xml:space="preserve">Model parallelism, on the other hand, divides a large model into smaller parts and distributes them across multiple devices. Each device manages a specific section of the model and passes intermediate results to the next. This approach </w:t>
      </w:r>
      <w:r w:rsidR="003E227A">
        <w:t xml:space="preserve">is </w:t>
      </w:r>
      <w:r w:rsidR="008C2847">
        <w:t>efficient</w:t>
      </w:r>
      <w:r w:rsidR="003E227A">
        <w:t xml:space="preserve"> when the model’s memory requirements exceed what a single device can manage, as seen with transformer-based architectures such as</w:t>
      </w:r>
      <w:r>
        <w:t xml:space="preserve"> </w:t>
      </w:r>
      <w:r w:rsidR="0085554D" w:rsidRPr="00514879">
        <w:rPr>
          <w:b/>
          <w:bCs/>
        </w:rPr>
        <w:t>Generative Pre-trained Transformer</w:t>
      </w:r>
      <w:r w:rsidR="0085554D">
        <w:t xml:space="preserve"> (</w:t>
      </w:r>
      <w:r w:rsidRPr="00514879">
        <w:rPr>
          <w:b/>
          <w:bCs/>
        </w:rPr>
        <w:t>GPT</w:t>
      </w:r>
      <w:r w:rsidR="0085554D">
        <w:t>)</w:t>
      </w:r>
      <w:r>
        <w:t xml:space="preserve"> or</w:t>
      </w:r>
      <w:r w:rsidR="00C7358D">
        <w:t xml:space="preserve"> </w:t>
      </w:r>
      <w:r w:rsidR="00C7358D" w:rsidRPr="00C7358D">
        <w:rPr>
          <w:b/>
          <w:bCs/>
        </w:rPr>
        <w:t xml:space="preserve">Bidirectional </w:t>
      </w:r>
      <w:r w:rsidR="00C7358D">
        <w:rPr>
          <w:b/>
          <w:bCs/>
        </w:rPr>
        <w:t>Encoder Representations from Transformers</w:t>
      </w:r>
      <w:r w:rsidR="00C7358D">
        <w:t xml:space="preserve"> (</w:t>
      </w:r>
      <w:r w:rsidRPr="003E227A">
        <w:rPr>
          <w:b/>
          <w:bCs/>
        </w:rPr>
        <w:t>BERT</w:t>
      </w:r>
      <w:r w:rsidR="00C7358D">
        <w:t>)</w:t>
      </w:r>
      <w:r>
        <w:t>.</w:t>
      </w:r>
    </w:p>
    <w:p w14:paraId="29744AA7" w14:textId="3A7C62E0" w:rsidR="0085554D" w:rsidRDefault="001F47A0" w:rsidP="00514879">
      <w:pPr>
        <w:pStyle w:val="NormalBPBHEB"/>
      </w:pPr>
      <w:r>
        <w:t>For example, in a transformer model, the encoder layers could be assigned to one</w:t>
      </w:r>
      <w:r w:rsidR="00DD07B3">
        <w:t xml:space="preserve"> </w:t>
      </w:r>
      <w:r w:rsidRPr="00947A08">
        <w:t>GPU</w:t>
      </w:r>
      <w:r>
        <w:t xml:space="preserve">, while </w:t>
      </w:r>
      <w:r w:rsidR="008C2847">
        <w:t xml:space="preserve">the decoder layers </w:t>
      </w:r>
      <w:r w:rsidR="00B22D80">
        <w:t>to another</w:t>
      </w:r>
      <w:r>
        <w:t xml:space="preserve">. Intermediate computations are transferred between devices during both the forward and backward passes. Model parallelism </w:t>
      </w:r>
      <w:r w:rsidR="003E227A">
        <w:t>enables the utilization of high-capacity models on limited hardware, but it requires careful partitioning to minimize</w:t>
      </w:r>
      <w:r>
        <w:t xml:space="preserve"> communication overhead between devices.</w:t>
      </w:r>
    </w:p>
    <w:p w14:paraId="0CFCE848" w14:textId="17B2BA62" w:rsidR="00292199" w:rsidRDefault="0085554D" w:rsidP="00514879">
      <w:pPr>
        <w:pStyle w:val="NormalBPBHEB"/>
      </w:pPr>
      <w:r>
        <w:t>The following is an ex</w:t>
      </w:r>
      <w:r w:rsidR="00292199" w:rsidRPr="00292199">
        <w:t>ample</w:t>
      </w:r>
      <w:r>
        <w:t xml:space="preserve"> of m</w:t>
      </w:r>
      <w:r w:rsidR="00292199" w:rsidRPr="00292199">
        <w:t>odel</w:t>
      </w:r>
      <w:r>
        <w:t xml:space="preserve"> p</w:t>
      </w:r>
      <w:r w:rsidR="00292199" w:rsidRPr="00292199">
        <w:t>arallelism</w:t>
      </w:r>
      <w:r>
        <w:t>:</w:t>
      </w:r>
    </w:p>
    <w:p w14:paraId="6BBA61E6" w14:textId="400857A4" w:rsidR="00292199" w:rsidRPr="00514879" w:rsidRDefault="001900F1" w:rsidP="005B5146">
      <w:pPr>
        <w:pStyle w:val="SC-Source"/>
      </w:pPr>
      <w:r w:rsidRPr="00514879">
        <w:t>``</w:t>
      </w:r>
      <w:r w:rsidR="00292199" w:rsidRPr="00514879">
        <w:t>`python</w:t>
      </w:r>
    </w:p>
    <w:p w14:paraId="4112EEAF" w14:textId="77777777" w:rsidR="00292199" w:rsidRPr="00514879" w:rsidRDefault="00292199" w:rsidP="005B5146">
      <w:pPr>
        <w:pStyle w:val="SC-Source"/>
      </w:pPr>
    </w:p>
    <w:p w14:paraId="1409A273" w14:textId="77777777" w:rsidR="00292199" w:rsidRPr="00514879" w:rsidRDefault="00292199" w:rsidP="005B5146">
      <w:pPr>
        <w:pStyle w:val="SC-Source"/>
      </w:pPr>
      <w:r w:rsidRPr="00514879">
        <w:t xml:space="preserve">import torch </w:t>
      </w:r>
    </w:p>
    <w:p w14:paraId="32FE2A5D" w14:textId="33584EA1" w:rsidR="00292199" w:rsidRPr="00514879" w:rsidRDefault="56199DAA" w:rsidP="005B5146">
      <w:pPr>
        <w:pStyle w:val="SC-Source"/>
      </w:pPr>
      <w:r w:rsidRPr="00514879">
        <w:t>from torch import nn</w:t>
      </w:r>
      <w:r w:rsidR="00F60C55">
        <w:t xml:space="preserve"> +</w:t>
      </w:r>
      <w:r w:rsidRPr="00514879">
        <w:t xml:space="preserve"> lass Model</w:t>
      </w:r>
      <w:r w:rsidR="004E3CD5" w:rsidRPr="004E3CD5">
        <w:t>Model(nn.Module):).</w:t>
      </w:r>
      <w:r w:rsidRPr="00514879">
        <w:t xml:space="preserve"> </w:t>
      </w:r>
    </w:p>
    <w:p w14:paraId="3C7B2866" w14:textId="77777777" w:rsidR="00E86741" w:rsidRPr="00514879" w:rsidRDefault="56199DAA" w:rsidP="005B5146">
      <w:pPr>
        <w:pStyle w:val="SC-Source"/>
      </w:pPr>
      <w:r w:rsidRPr="00514879">
        <w:t xml:space="preserve">def __init__(self): </w:t>
      </w:r>
    </w:p>
    <w:p w14:paraId="77A87B7E" w14:textId="0AEA4B2B" w:rsidR="00292199" w:rsidRPr="00514879" w:rsidRDefault="56199DAA" w:rsidP="005B5146">
      <w:pPr>
        <w:pStyle w:val="SC-Source"/>
      </w:pPr>
      <w:r w:rsidRPr="00514879">
        <w:t xml:space="preserve">     super(Model, self).__init__() </w:t>
      </w:r>
    </w:p>
    <w:p w14:paraId="3C782ED3" w14:textId="3307FBE7" w:rsidR="00E86741" w:rsidRPr="00514879" w:rsidRDefault="56199DAA" w:rsidP="005B5146">
      <w:pPr>
        <w:pStyle w:val="SC-Source"/>
      </w:pPr>
      <w:r w:rsidRPr="00514879">
        <w:t xml:space="preserve">     self.layer1 = nn.Linear(1000, 500).to('cuda:0') # Assign to GPU 0 </w:t>
      </w:r>
    </w:p>
    <w:p w14:paraId="4B52282C" w14:textId="77777777" w:rsidR="00E86741" w:rsidRPr="00514879" w:rsidRDefault="56199DAA" w:rsidP="005B5146">
      <w:pPr>
        <w:pStyle w:val="SC-Source"/>
      </w:pPr>
      <w:r w:rsidRPr="00514879">
        <w:t xml:space="preserve">     self.layer2 = nn.Linear(500, 10).to('cuda:1') # Assign to GPU 1 </w:t>
      </w:r>
    </w:p>
    <w:p w14:paraId="46543D61" w14:textId="77777777" w:rsidR="00E86741" w:rsidRPr="00514879" w:rsidRDefault="00E86741" w:rsidP="005B5146">
      <w:pPr>
        <w:pStyle w:val="SC-Source"/>
      </w:pPr>
    </w:p>
    <w:p w14:paraId="1BC42C0E" w14:textId="6DF40AEE" w:rsidR="00E86741" w:rsidRPr="00514879" w:rsidRDefault="56199DAA" w:rsidP="005B5146">
      <w:pPr>
        <w:pStyle w:val="SC-Source"/>
      </w:pPr>
      <w:r w:rsidRPr="00514879">
        <w:t xml:space="preserve">def forward(self, x): </w:t>
      </w:r>
    </w:p>
    <w:p w14:paraId="253157F1" w14:textId="77777777" w:rsidR="00E86741" w:rsidRPr="00514879" w:rsidRDefault="00E86741" w:rsidP="005B5146">
      <w:pPr>
        <w:pStyle w:val="SC-Source"/>
      </w:pPr>
      <w:r w:rsidRPr="00514879">
        <w:tab/>
      </w:r>
      <w:r w:rsidR="00292199" w:rsidRPr="00514879">
        <w:t>x = self.layer1(x.to('cuda:0'))</w:t>
      </w:r>
    </w:p>
    <w:p w14:paraId="29376250" w14:textId="77777777" w:rsidR="00E86741" w:rsidRPr="00514879" w:rsidRDefault="56199DAA" w:rsidP="005B5146">
      <w:pPr>
        <w:pStyle w:val="SC-Source"/>
      </w:pPr>
      <w:r w:rsidRPr="00514879">
        <w:t xml:space="preserve">           x = self.layer2(x.to('cuda:1')) </w:t>
      </w:r>
    </w:p>
    <w:p w14:paraId="32F45F52" w14:textId="71E2D9B5" w:rsidR="00E86741" w:rsidRPr="00514879" w:rsidRDefault="00E86741" w:rsidP="005B5146">
      <w:pPr>
        <w:pStyle w:val="SC-Source"/>
      </w:pPr>
      <w:r w:rsidRPr="00514879">
        <w:t xml:space="preserve">         </w:t>
      </w:r>
      <w:r w:rsidR="003828B7" w:rsidRPr="00514879">
        <w:t xml:space="preserve"> </w:t>
      </w:r>
      <w:r w:rsidRPr="00514879">
        <w:t xml:space="preserve"> </w:t>
      </w:r>
      <w:r w:rsidR="00292199" w:rsidRPr="00514879">
        <w:t xml:space="preserve">return x </w:t>
      </w:r>
      <w:r w:rsidRPr="00514879">
        <w:t xml:space="preserve">  </w:t>
      </w:r>
    </w:p>
    <w:p w14:paraId="79AE54D9" w14:textId="77777777" w:rsidR="00E86741" w:rsidRPr="00514879" w:rsidRDefault="00E86741" w:rsidP="005B5146">
      <w:pPr>
        <w:pStyle w:val="SC-Source"/>
      </w:pPr>
    </w:p>
    <w:p w14:paraId="0C632A62" w14:textId="63F99AA3" w:rsidR="00292199" w:rsidRPr="00514879" w:rsidRDefault="56199DAA" w:rsidP="005B5146">
      <w:pPr>
        <w:pStyle w:val="SC-Source"/>
      </w:pPr>
      <w:r w:rsidRPr="00514879">
        <w:t>model = Model() input_data = torch.randn(64, 1000) output = model(input_data)</w:t>
      </w:r>
    </w:p>
    <w:p w14:paraId="357D1D1F" w14:textId="787B1D38" w:rsidR="003828B7" w:rsidRPr="00514879" w:rsidRDefault="003828B7" w:rsidP="005B5146">
      <w:pPr>
        <w:pStyle w:val="SC-Source"/>
      </w:pPr>
      <w:r w:rsidRPr="00514879">
        <w:t>`</w:t>
      </w:r>
      <w:r w:rsidR="001900F1" w:rsidRPr="00514879">
        <w:t>``</w:t>
      </w:r>
    </w:p>
    <w:p w14:paraId="7312C274" w14:textId="77777777" w:rsidR="003828B7" w:rsidRDefault="003828B7" w:rsidP="0085554D">
      <w:pPr>
        <w:pStyle w:val="NormalBPBHEB"/>
      </w:pPr>
      <w:r w:rsidRPr="003828B7">
        <w:t>In this example, the model's layers are split across two GPUs, and the data is transferred between devices during the forward pass. This ensures that no single GPU is overloaded with memory-intensive tasks, enabling the training of large models on hardware with limited capacity.</w:t>
      </w:r>
    </w:p>
    <w:p w14:paraId="38403EBD" w14:textId="77777777" w:rsidR="0085554D" w:rsidRPr="003828B7" w:rsidRDefault="0085554D" w:rsidP="00514879">
      <w:pPr>
        <w:pStyle w:val="NormalBPBHEB"/>
      </w:pPr>
    </w:p>
    <w:p w14:paraId="4F424425" w14:textId="5849C9B9" w:rsidR="003828B7" w:rsidRDefault="003828B7" w:rsidP="00514879">
      <w:pPr>
        <w:pStyle w:val="Heading3BPBHEB"/>
      </w:pPr>
      <w:r w:rsidRPr="003828B7">
        <w:t xml:space="preserve">Challenges and </w:t>
      </w:r>
      <w:r w:rsidR="0085554D">
        <w:t>t</w:t>
      </w:r>
      <w:r w:rsidRPr="003828B7">
        <w:t>rade-</w:t>
      </w:r>
      <w:r w:rsidR="0085554D">
        <w:t>o</w:t>
      </w:r>
      <w:r w:rsidRPr="003828B7">
        <w:t>ffs</w:t>
      </w:r>
    </w:p>
    <w:p w14:paraId="31BAD47A" w14:textId="16611F08" w:rsidR="003828B7" w:rsidRDefault="00B26EAA" w:rsidP="00514879">
      <w:pPr>
        <w:pStyle w:val="NormalBPBHEB"/>
      </w:pPr>
      <w:r>
        <w:t xml:space="preserve">Both data parallelism and model parallelism pose challenges. Data parallelism requires effective gradient synchronization, while model parallelism demands optimized communication routes to reduce latency. Combining these techniques, called </w:t>
      </w:r>
      <w:r w:rsidRPr="00514879">
        <w:rPr>
          <w:b/>
          <w:bCs/>
        </w:rPr>
        <w:t>hybrid parallelism</w:t>
      </w:r>
      <w:r>
        <w:t>, can enhance performance by leveraging both methods.</w:t>
      </w:r>
    </w:p>
    <w:p w14:paraId="18B0854D" w14:textId="3CA36B16" w:rsidR="003828B7" w:rsidRDefault="00055654" w:rsidP="0085554D">
      <w:pPr>
        <w:pStyle w:val="NormalBPBHEB"/>
      </w:pPr>
      <w:r>
        <w:t xml:space="preserve">By effectively </w:t>
      </w:r>
      <w:r w:rsidR="008C2847">
        <w:t>leveraging data and model parallelism, developers can overcome the limitations of single-device setups, enabling scalable,</w:t>
      </w:r>
      <w:r>
        <w:t xml:space="preserve"> efficient NLP solutions that meet the needs of modern applications.</w:t>
      </w:r>
    </w:p>
    <w:p w14:paraId="3217308C" w14:textId="77777777" w:rsidR="001B0A31" w:rsidRPr="003828B7" w:rsidRDefault="001B0A31" w:rsidP="00514879">
      <w:pPr>
        <w:pStyle w:val="NormalBPBHEB"/>
      </w:pPr>
    </w:p>
    <w:p w14:paraId="17C2DF99" w14:textId="5FA3BC2A" w:rsidR="001B0A31" w:rsidRDefault="001B0A31" w:rsidP="00514879">
      <w:pPr>
        <w:pStyle w:val="Heading3BPBHEB"/>
      </w:pPr>
      <w:r>
        <w:t>D</w:t>
      </w:r>
      <w:r w:rsidR="00D43F4E" w:rsidRPr="00292199">
        <w:t xml:space="preserve">istributed </w:t>
      </w:r>
      <w:r w:rsidR="0085554D">
        <w:t>t</w:t>
      </w:r>
      <w:r w:rsidR="00D43F4E" w:rsidRPr="00292199">
        <w:t xml:space="preserve">ext </w:t>
      </w:r>
      <w:r w:rsidR="0085554D">
        <w:t>c</w:t>
      </w:r>
      <w:r w:rsidR="00D43F4E" w:rsidRPr="00292199">
        <w:t>lassification</w:t>
      </w:r>
      <w:r w:rsidR="002E23A9">
        <w:t xml:space="preserve"> (Ex</w:t>
      </w:r>
      <w:r w:rsidR="002E23A9" w:rsidRPr="00292199">
        <w:t>ample</w:t>
      </w:r>
      <w:r w:rsidR="002E23A9">
        <w:t>)</w:t>
      </w:r>
    </w:p>
    <w:p w14:paraId="2BA8E11A" w14:textId="5825C133" w:rsidR="00774602" w:rsidRPr="00774602" w:rsidRDefault="001B0A31" w:rsidP="00514879">
      <w:pPr>
        <w:pStyle w:val="NormalBPBHEB"/>
      </w:pPr>
      <w:r>
        <w:t>The following code</w:t>
      </w:r>
      <w:r w:rsidR="0085554D">
        <w:t xml:space="preserve"> </w:t>
      </w:r>
      <w:r w:rsidR="00055654">
        <w:t xml:space="preserve">demonstrates how distributed inference can be used to </w:t>
      </w:r>
      <w:r w:rsidR="00E428DF">
        <w:t>manage</w:t>
      </w:r>
      <w:r w:rsidR="00055654">
        <w:t xml:space="preserve"> large-scale text classification tasks, enhancing computational efficiency across multiple devices</w:t>
      </w:r>
      <w:r w:rsidR="0085554D">
        <w:t>:</w:t>
      </w:r>
    </w:p>
    <w:p w14:paraId="11E8D020" w14:textId="77777777" w:rsidR="00B46F50" w:rsidRPr="00514879" w:rsidRDefault="00B46F50" w:rsidP="005B5146">
      <w:pPr>
        <w:pStyle w:val="SC-Source"/>
      </w:pPr>
      <w:r w:rsidRPr="00514879">
        <w:t>```python</w:t>
      </w:r>
      <w:r>
        <w:t xml:space="preserve"> …</w:t>
      </w:r>
    </w:p>
    <w:p w14:paraId="28DAC253" w14:textId="74B557D3" w:rsidR="00D43F4E" w:rsidRPr="00514879" w:rsidRDefault="00D43F4E" w:rsidP="005B5146">
      <w:pPr>
        <w:pStyle w:val="SC-Source"/>
      </w:pPr>
      <w:r w:rsidRPr="00514879">
        <w:t>import tensorflow as tf</w:t>
      </w:r>
    </w:p>
    <w:p w14:paraId="6B5DBA66" w14:textId="77777777" w:rsidR="00D43F4E" w:rsidRPr="00514879" w:rsidRDefault="00D43F4E" w:rsidP="005B5146">
      <w:pPr>
        <w:pStyle w:val="SC-Source"/>
      </w:pPr>
    </w:p>
    <w:p w14:paraId="05C4C981" w14:textId="77777777" w:rsidR="00D43F4E" w:rsidRPr="00514879" w:rsidRDefault="00D43F4E" w:rsidP="005B5146">
      <w:pPr>
        <w:pStyle w:val="SC-Source"/>
      </w:pPr>
      <w:r w:rsidRPr="00514879">
        <w:t>strategy = tf.distribute.MirroredStrategy()</w:t>
      </w:r>
    </w:p>
    <w:p w14:paraId="69730372" w14:textId="77777777" w:rsidR="00D43F4E" w:rsidRPr="00514879" w:rsidRDefault="00D43F4E" w:rsidP="005B5146">
      <w:pPr>
        <w:pStyle w:val="SC-Source"/>
      </w:pPr>
      <w:r w:rsidRPr="00514879">
        <w:t>with strategy.scope():</w:t>
      </w:r>
    </w:p>
    <w:p w14:paraId="7C582558" w14:textId="77777777" w:rsidR="00D43F4E" w:rsidRPr="00514879" w:rsidRDefault="00D43F4E" w:rsidP="005B5146">
      <w:pPr>
        <w:pStyle w:val="SC-Source"/>
      </w:pPr>
      <w:r w:rsidRPr="00514879">
        <w:t xml:space="preserve">    model = tf.keras.Sequential([</w:t>
      </w:r>
    </w:p>
    <w:p w14:paraId="5C9DA79D" w14:textId="77777777" w:rsidR="00D43F4E" w:rsidRPr="00514879" w:rsidRDefault="00D43F4E" w:rsidP="005B5146">
      <w:pPr>
        <w:pStyle w:val="SC-Source"/>
      </w:pPr>
      <w:r w:rsidRPr="00514879">
        <w:t xml:space="preserve">        tf.keras.layers.Embedding(input_dim=10000, output_dim=256),</w:t>
      </w:r>
    </w:p>
    <w:p w14:paraId="27341B9C" w14:textId="77777777" w:rsidR="00D43F4E" w:rsidRPr="00514879" w:rsidRDefault="00D43F4E" w:rsidP="005B5146">
      <w:pPr>
        <w:pStyle w:val="SC-Source"/>
      </w:pPr>
      <w:r w:rsidRPr="00514879">
        <w:t xml:space="preserve">        tf.keras.layers.GlobalAveragePooling1D(),</w:t>
      </w:r>
    </w:p>
    <w:p w14:paraId="151406E4" w14:textId="77777777" w:rsidR="00D43F4E" w:rsidRPr="00514879" w:rsidRDefault="00D43F4E" w:rsidP="005B5146">
      <w:pPr>
        <w:pStyle w:val="SC-Source"/>
      </w:pPr>
      <w:r w:rsidRPr="00514879">
        <w:t xml:space="preserve">        tf.keras.layers.Dense(1, activation='sigmoid')</w:t>
      </w:r>
    </w:p>
    <w:p w14:paraId="3C591CCA" w14:textId="77777777" w:rsidR="00D43F4E" w:rsidRPr="00514879" w:rsidRDefault="00D43F4E" w:rsidP="005B5146">
      <w:pPr>
        <w:pStyle w:val="SC-Source"/>
      </w:pPr>
      <w:r w:rsidRPr="00514879">
        <w:t xml:space="preserve">    ])</w:t>
      </w:r>
    </w:p>
    <w:p w14:paraId="41B2418E" w14:textId="77777777" w:rsidR="00D43F4E" w:rsidRPr="00514879" w:rsidRDefault="00D43F4E" w:rsidP="005B5146">
      <w:pPr>
        <w:pStyle w:val="SC-Source"/>
      </w:pPr>
      <w:r w:rsidRPr="00514879">
        <w:t xml:space="preserve">    model.compile(optimizer='adam', loss='binary_crossentropy', metrics=['accuracy'])</w:t>
      </w:r>
    </w:p>
    <w:p w14:paraId="6E89CC0F" w14:textId="77777777" w:rsidR="00D43F4E" w:rsidRPr="00514879" w:rsidRDefault="00D43F4E" w:rsidP="005B5146">
      <w:pPr>
        <w:pStyle w:val="SC-Source"/>
      </w:pPr>
    </w:p>
    <w:p w14:paraId="376655BC" w14:textId="77777777" w:rsidR="00D43F4E" w:rsidRPr="00514879" w:rsidRDefault="00D43F4E" w:rsidP="005B5146">
      <w:pPr>
        <w:pStyle w:val="SC-Source"/>
      </w:pPr>
      <w:r w:rsidRPr="00514879">
        <w:t>model.fit(x_train, y_train, epochs=5, batch_size=512)</w:t>
      </w:r>
    </w:p>
    <w:p w14:paraId="2D2B1FEC" w14:textId="3BEDEC40" w:rsidR="00D43F4E" w:rsidRPr="00514879" w:rsidRDefault="00D43F4E" w:rsidP="005B5146">
      <w:pPr>
        <w:pStyle w:val="SC-Source"/>
      </w:pPr>
      <w:r w:rsidRPr="00514879">
        <w:t>`</w:t>
      </w:r>
      <w:r w:rsidR="00637F0D">
        <w:t>``</w:t>
      </w:r>
    </w:p>
    <w:p w14:paraId="6BF3D18E" w14:textId="13798141" w:rsidR="00D43F4E" w:rsidRDefault="00D43F4E" w:rsidP="0085554D">
      <w:pPr>
        <w:pStyle w:val="NormalBPBHEB"/>
      </w:pPr>
      <w:r w:rsidRPr="00D43F4E">
        <w:t xml:space="preserve">This code </w:t>
      </w:r>
      <w:r w:rsidR="008C2847">
        <w:t>demonstrates data parallelism using TensorFlow’s MirroredStrategy, enabling</w:t>
      </w:r>
      <w:r w:rsidRPr="00D43F4E">
        <w:t xml:space="preserve"> distributed training across GPUs.</w:t>
      </w:r>
    </w:p>
    <w:p w14:paraId="010E17FB" w14:textId="77777777" w:rsidR="0085554D" w:rsidRPr="00D43F4E" w:rsidRDefault="0085554D" w:rsidP="00514879">
      <w:pPr>
        <w:pStyle w:val="NormalBPBHEB"/>
      </w:pPr>
    </w:p>
    <w:p w14:paraId="03BB20A3" w14:textId="64C5CE34" w:rsidR="00D43F4E" w:rsidRPr="00D43F4E" w:rsidRDefault="00D43F4E" w:rsidP="00514879">
      <w:pPr>
        <w:pStyle w:val="Heading1BPBHEB"/>
      </w:pPr>
      <w:r w:rsidRPr="00D43F4E">
        <w:t xml:space="preserve">Improving </w:t>
      </w:r>
      <w:r w:rsidR="0085554D">
        <w:t>i</w:t>
      </w:r>
      <w:r w:rsidRPr="00D43F4E">
        <w:t xml:space="preserve">nference </w:t>
      </w:r>
      <w:r w:rsidR="0085554D">
        <w:t>q</w:t>
      </w:r>
      <w:r w:rsidRPr="00D43F4E">
        <w:t>uality</w:t>
      </w:r>
    </w:p>
    <w:p w14:paraId="3CDFBDFE" w14:textId="000649AE" w:rsidR="00D43F4E" w:rsidRDefault="00D36660" w:rsidP="00514879">
      <w:pPr>
        <w:pStyle w:val="NormalBPBHEB"/>
      </w:pPr>
      <w:r>
        <w:t>The quality of inference output depends heavily on well-designed input prompts and effective post-processing methods. Careful prompt engineering guides the model's behavior, while post-processing enhances outputs for specific applications.</w:t>
      </w:r>
    </w:p>
    <w:p w14:paraId="4A8EF34E" w14:textId="475B5FCF" w:rsidR="005A3817" w:rsidRDefault="005A3817" w:rsidP="00514879">
      <w:pPr>
        <w:pStyle w:val="NormalBPBHEB"/>
      </w:pPr>
      <w:r w:rsidRPr="00D00F9B">
        <w:rPr>
          <w:i/>
          <w:iCs/>
        </w:rPr>
        <w:t>Figure 8.3</w:t>
      </w:r>
      <w:r>
        <w:t xml:space="preserve"> i</w:t>
      </w:r>
      <w:r w:rsidRPr="00216397">
        <w:t>llustrates</w:t>
      </w:r>
      <w:r>
        <w:t xml:space="preserve"> the f</w:t>
      </w:r>
      <w:r w:rsidRPr="00216397">
        <w:t xml:space="preserve">low of input prompt shaping </w:t>
      </w:r>
      <w:r w:rsidR="001A1180">
        <w:rPr>
          <w:rFonts w:ascii="Times New Roman" w:hAnsi="Times New Roman" w:cs="Times New Roman"/>
        </w:rPr>
        <w:t>|</w:t>
      </w:r>
      <w:r w:rsidR="001A1180" w:rsidRPr="00216397">
        <w:t xml:space="preserve"> </w:t>
      </w:r>
      <w:r w:rsidRPr="00216397">
        <w:t xml:space="preserve">tokenization </w:t>
      </w:r>
      <w:r w:rsidR="001A1180">
        <w:rPr>
          <w:rFonts w:ascii="Times New Roman" w:hAnsi="Times New Roman" w:cs="Times New Roman"/>
        </w:rPr>
        <w:t>|</w:t>
      </w:r>
      <w:r w:rsidR="001A1180" w:rsidRPr="00216397">
        <w:t xml:space="preserve"> </w:t>
      </w:r>
      <w:r w:rsidRPr="00216397">
        <w:t xml:space="preserve">model generation </w:t>
      </w:r>
      <w:r w:rsidR="001A1180">
        <w:rPr>
          <w:rFonts w:ascii="Times New Roman" w:hAnsi="Times New Roman" w:cs="Times New Roman"/>
        </w:rPr>
        <w:t>|</w:t>
      </w:r>
      <w:r w:rsidR="001A1180" w:rsidRPr="00216397">
        <w:t xml:space="preserve"> </w:t>
      </w:r>
      <w:r w:rsidRPr="00216397">
        <w:t xml:space="preserve">post-processing </w:t>
      </w:r>
      <w:r w:rsidR="001A1180">
        <w:rPr>
          <w:rFonts w:ascii="Times New Roman" w:hAnsi="Times New Roman" w:cs="Times New Roman"/>
        </w:rPr>
        <w:t>|</w:t>
      </w:r>
      <w:r w:rsidR="001A1180" w:rsidRPr="00216397">
        <w:t xml:space="preserve"> </w:t>
      </w:r>
      <w:r w:rsidRPr="00216397">
        <w:t>response</w:t>
      </w:r>
      <w:r w:rsidR="001A1180">
        <w:t>:</w:t>
      </w:r>
    </w:p>
    <w:p w14:paraId="6918DBE3" w14:textId="77777777" w:rsidR="005A3817" w:rsidRDefault="005A3817" w:rsidP="00514879">
      <w:pPr>
        <w:pStyle w:val="FigureBPBHEB"/>
      </w:pPr>
      <w:r>
        <w:rPr>
          <w:noProof/>
          <w:lang w:val="en-IN" w:eastAsia="en-IN"/>
        </w:rPr>
        <w:drawing>
          <wp:inline distT="0" distB="0" distL="0" distR="0" wp14:anchorId="37A72892" wp14:editId="65B129E7">
            <wp:extent cx="5417873" cy="3657600"/>
            <wp:effectExtent l="0" t="0" r="0" b="0"/>
            <wp:docPr id="1596195799"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95799" name="Picture 6" descr="A diagram of a process&#10;&#10;AI-generated content may be incorrect."/>
                    <pic:cNvPicPr/>
                  </pic:nvPicPr>
                  <pic:blipFill rotWithShape="1">
                    <a:blip r:embed="rId13"/>
                    <a:srcRect b="32490"/>
                    <a:stretch>
                      <a:fillRect/>
                    </a:stretch>
                  </pic:blipFill>
                  <pic:spPr bwMode="auto">
                    <a:xfrm>
                      <a:off x="0" y="0"/>
                      <a:ext cx="5417873" cy="3657600"/>
                    </a:xfrm>
                    <a:prstGeom prst="rect">
                      <a:avLst/>
                    </a:prstGeom>
                    <a:ln>
                      <a:noFill/>
                    </a:ln>
                    <a:extLst>
                      <a:ext uri="{53640926-AAD7-44D8-BBD7-CCE9431645EC}">
                        <a14:shadowObscured xmlns:a14="http://schemas.microsoft.com/office/drawing/2010/main"/>
                      </a:ext>
                    </a:extLst>
                  </pic:spPr>
                </pic:pic>
              </a:graphicData>
            </a:graphic>
          </wp:inline>
        </w:drawing>
      </w:r>
    </w:p>
    <w:p w14:paraId="79B88A86" w14:textId="5DBC06C5" w:rsidR="005A3817" w:rsidRDefault="00282AF5" w:rsidP="001A1180">
      <w:pPr>
        <w:pStyle w:val="FigureCaptionBPBHEB"/>
      </w:pPr>
      <w:r w:rsidRPr="00514879">
        <w:rPr>
          <w:b/>
          <w:bCs w:val="0"/>
        </w:rPr>
        <w:t xml:space="preserve">Figure </w:t>
      </w:r>
      <w:r w:rsidR="0026425B" w:rsidRPr="00514879">
        <w:rPr>
          <w:b/>
          <w:bCs w:val="0"/>
        </w:rPr>
        <w:t>8</w:t>
      </w:r>
      <w:r w:rsidR="001A1180" w:rsidRPr="00514879">
        <w:rPr>
          <w:b/>
          <w:bCs w:val="0"/>
        </w:rPr>
        <w:t>.3</w:t>
      </w:r>
      <w:r w:rsidR="001A1180">
        <w:t>:</w:t>
      </w:r>
      <w:r>
        <w:t xml:space="preserve"> </w:t>
      </w:r>
      <w:r w:rsidR="00C11FF8" w:rsidRPr="00C11FF8">
        <w:t xml:space="preserve">Prompt </w:t>
      </w:r>
      <w:r w:rsidR="001A1180">
        <w:t>e</w:t>
      </w:r>
      <w:r w:rsidR="00C11FF8" w:rsidRPr="00C11FF8">
        <w:t xml:space="preserve">ngineering </w:t>
      </w:r>
      <w:r w:rsidR="001A1180">
        <w:t>l</w:t>
      </w:r>
      <w:r w:rsidR="00C11FF8" w:rsidRPr="00C11FF8">
        <w:t>ifecycle</w:t>
      </w:r>
    </w:p>
    <w:p w14:paraId="0A5ABF09" w14:textId="77777777" w:rsidR="001A1180" w:rsidRPr="00D43F4E" w:rsidRDefault="001A1180" w:rsidP="00514879">
      <w:pPr>
        <w:pStyle w:val="NormalBPBHEB"/>
      </w:pPr>
    </w:p>
    <w:p w14:paraId="6E889CA0" w14:textId="77777777" w:rsidR="00D43F4E" w:rsidRDefault="00D43F4E" w:rsidP="00514879">
      <w:pPr>
        <w:pStyle w:val="Heading2BPBHEB"/>
      </w:pPr>
      <w:r w:rsidRPr="00D43F4E">
        <w:t>Techniques</w:t>
      </w:r>
    </w:p>
    <w:p w14:paraId="0C4C7BF6" w14:textId="7AEED9CE" w:rsidR="00BB42A9" w:rsidRDefault="0004771F" w:rsidP="001A1180">
      <w:pPr>
        <w:pStyle w:val="NormalBPBHEB"/>
      </w:pPr>
      <w:r>
        <w:t>Improving inference speed is crucial for deploying NLP models in real-time systems. By reducing latency and computational load, these methods ensure models deliver accurate results quickly, meeting the demands of interactive and large-scale applications.</w:t>
      </w:r>
    </w:p>
    <w:p w14:paraId="2A9D5D8A" w14:textId="516B6914" w:rsidR="001A1180" w:rsidRPr="00BB42A9" w:rsidRDefault="008E5DE1" w:rsidP="00514879">
      <w:pPr>
        <w:pStyle w:val="NormalBPBHEB"/>
      </w:pPr>
      <w:r w:rsidRPr="008E5DE1">
        <w:t>Improving inference quality requires a combination of strategic input design and effective output refinement. The following list outlines two essential techniques</w:t>
      </w:r>
      <w:r w:rsidR="00F9192C">
        <w:t xml:space="preserve"> (</w:t>
      </w:r>
      <w:r w:rsidRPr="008E5DE1">
        <w:t>prompt engineering and post-processing</w:t>
      </w:r>
      <w:r w:rsidR="00F9192C">
        <w:t xml:space="preserve">) </w:t>
      </w:r>
      <w:r w:rsidRPr="008E5DE1">
        <w:t>that together enhance model performance, ensure contextual accuracy, and adapt inference outputs to real-world application needs</w:t>
      </w:r>
      <w:r w:rsidR="00E04053">
        <w:t>:</w:t>
      </w:r>
    </w:p>
    <w:p w14:paraId="09EDA0C9" w14:textId="1B9A1151" w:rsidR="00D43F4E" w:rsidRPr="00D43F4E" w:rsidRDefault="00D43F4E" w:rsidP="00514879">
      <w:pPr>
        <w:pStyle w:val="NormalBPBHEB"/>
        <w:numPr>
          <w:ilvl w:val="0"/>
          <w:numId w:val="25"/>
        </w:numPr>
      </w:pPr>
      <w:r w:rsidRPr="00D43F4E">
        <w:rPr>
          <w:b/>
          <w:bCs/>
        </w:rPr>
        <w:t xml:space="preserve">Prompt </w:t>
      </w:r>
      <w:r w:rsidR="001A1180">
        <w:rPr>
          <w:b/>
          <w:bCs/>
        </w:rPr>
        <w:t>e</w:t>
      </w:r>
      <w:r w:rsidRPr="00D43F4E">
        <w:rPr>
          <w:b/>
          <w:bCs/>
        </w:rPr>
        <w:t>ngineering</w:t>
      </w:r>
      <w:r w:rsidRPr="00514879">
        <w:t>:</w:t>
      </w:r>
      <w:r w:rsidRPr="00D43F4E">
        <w:t xml:space="preserve"> Carefully designed prompts improve model performance by providing context and guiding response generation </w:t>
      </w:r>
      <w:sdt>
        <w:sdtPr>
          <w:rPr>
            <w:color w:val="000000"/>
          </w:rPr>
          <w:tag w:val="MENDELEY_CITATION_v3_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"/>
          <w:id w:val="1285392910"/>
          <w:placeholder>
            <w:docPart w:val="DefaultPlaceholder_-1854013440"/>
          </w:placeholder>
        </w:sdtPr>
        <w:sdtContent>
          <w:r w:rsidR="00F37B25" w:rsidRPr="00F37B25">
            <w:rPr>
              <w:color w:val="000000"/>
            </w:rPr>
            <w:t>[6]</w:t>
          </w:r>
        </w:sdtContent>
      </w:sdt>
      <w:r w:rsidRPr="00D43F4E">
        <w:t>.</w:t>
      </w:r>
    </w:p>
    <w:p w14:paraId="7C3DFFD4" w14:textId="3CE9CD00" w:rsidR="00D43F4E" w:rsidRDefault="00D43F4E" w:rsidP="001A1180">
      <w:pPr>
        <w:pStyle w:val="NormalBPBHEB"/>
        <w:numPr>
          <w:ilvl w:val="0"/>
          <w:numId w:val="25"/>
        </w:numPr>
      </w:pPr>
      <w:r w:rsidRPr="00D43F4E">
        <w:rPr>
          <w:b/>
          <w:bCs/>
        </w:rPr>
        <w:t>Post-</w:t>
      </w:r>
      <w:r w:rsidR="001A1180">
        <w:rPr>
          <w:b/>
          <w:bCs/>
        </w:rPr>
        <w:t>p</w:t>
      </w:r>
      <w:r w:rsidRPr="00D43F4E">
        <w:rPr>
          <w:b/>
          <w:bCs/>
        </w:rPr>
        <w:t>rocessing</w:t>
      </w:r>
      <w:r w:rsidRPr="00514879">
        <w:t>:</w:t>
      </w:r>
      <w:r w:rsidRPr="001A1180">
        <w:t xml:space="preserve"> T</w:t>
      </w:r>
      <w:r w:rsidRPr="00D43F4E">
        <w:t>echniques like text normalization, confidence filtering, and domain-specific adjustments enhance output usability.</w:t>
      </w:r>
    </w:p>
    <w:p w14:paraId="4CDF3991" w14:textId="77777777" w:rsidR="001A1180" w:rsidRDefault="001A1180" w:rsidP="00514879">
      <w:pPr>
        <w:pStyle w:val="NormalBPBHEB"/>
      </w:pPr>
    </w:p>
    <w:p w14:paraId="718C6CC9" w14:textId="64555D04" w:rsidR="00D43F4E" w:rsidRDefault="00D43F4E" w:rsidP="00514879">
      <w:pPr>
        <w:pStyle w:val="Heading3BPBHEB"/>
      </w:pPr>
      <w:r w:rsidRPr="00D43F4E">
        <w:t xml:space="preserve">Prompt </w:t>
      </w:r>
      <w:r w:rsidR="001A1180">
        <w:t>e</w:t>
      </w:r>
      <w:r w:rsidRPr="00D43F4E">
        <w:t xml:space="preserve">ngineering for </w:t>
      </w:r>
      <w:r w:rsidR="001A1180">
        <w:t>c</w:t>
      </w:r>
      <w:r w:rsidRPr="00D43F4E">
        <w:t>hatbots</w:t>
      </w:r>
      <w:r w:rsidR="003E736B">
        <w:t xml:space="preserve"> (</w:t>
      </w:r>
      <w:r w:rsidR="003E736B" w:rsidRPr="00D43F4E">
        <w:t>Example</w:t>
      </w:r>
      <w:r w:rsidR="003E736B">
        <w:t>)</w:t>
      </w:r>
    </w:p>
    <w:p w14:paraId="6E1BEF2E" w14:textId="00AB4994" w:rsidR="00B530A7" w:rsidRPr="00B530A7" w:rsidRDefault="00B530A7" w:rsidP="00514879">
      <w:pPr>
        <w:pStyle w:val="NormalBPBHEB"/>
      </w:pPr>
      <w:r w:rsidRPr="00B530A7">
        <w:t xml:space="preserve">This example </w:t>
      </w:r>
      <w:r w:rsidR="00E94C50" w:rsidRPr="00B530A7">
        <w:t>shows</w:t>
      </w:r>
      <w:r w:rsidRPr="00B530A7">
        <w:t xml:space="preserve"> the use of prompt engineering to tailor a model’s responses to user queries by structuring input prompts</w:t>
      </w:r>
      <w:r w:rsidR="001A1180">
        <w:t xml:space="preserve">: </w:t>
      </w:r>
    </w:p>
    <w:p w14:paraId="5CEF452B" w14:textId="77777777" w:rsidR="00637F0D" w:rsidRPr="005B5146" w:rsidRDefault="00637F0D" w:rsidP="005B5146">
      <w:pPr>
        <w:pStyle w:val="SC-Source"/>
      </w:pPr>
      <w:r w:rsidRPr="005B5146">
        <w:t>```python …</w:t>
      </w:r>
    </w:p>
    <w:p w14:paraId="33365621" w14:textId="43DB8299" w:rsidR="00D43F4E" w:rsidRPr="005B5146" w:rsidRDefault="00D43F4E" w:rsidP="005B5146">
      <w:pPr>
        <w:pStyle w:val="SC-Source"/>
      </w:pPr>
      <w:r w:rsidRPr="005B5146">
        <w:t>def generate_prompt(user_input):</w:t>
      </w:r>
    </w:p>
    <w:p w14:paraId="4692F43F" w14:textId="77777777" w:rsidR="00D43F4E" w:rsidRPr="005B5146" w:rsidRDefault="00D43F4E" w:rsidP="005B5146">
      <w:pPr>
        <w:pStyle w:val="SC-Source"/>
      </w:pPr>
      <w:r w:rsidRPr="005B5146">
        <w:t xml:space="preserve">    return f"The user says: '{user_input}'. Respond with a helpful reply."</w:t>
      </w:r>
    </w:p>
    <w:p w14:paraId="0EB100F0" w14:textId="77777777" w:rsidR="00D43F4E" w:rsidRPr="005B5146" w:rsidRDefault="00D43F4E" w:rsidP="005B5146">
      <w:pPr>
        <w:pStyle w:val="SC-Source"/>
      </w:pPr>
    </w:p>
    <w:p w14:paraId="377DA7D1" w14:textId="77777777" w:rsidR="00D43F4E" w:rsidRPr="005B5146" w:rsidRDefault="00D43F4E" w:rsidP="005B5146">
      <w:pPr>
        <w:pStyle w:val="SC-Source"/>
      </w:pPr>
      <w:r w:rsidRPr="005B5146">
        <w:t>response = model.generate(generate_prompt("I need help resetting my password."))</w:t>
      </w:r>
    </w:p>
    <w:p w14:paraId="6D1DF369" w14:textId="39A0D54D" w:rsidR="00D43F4E" w:rsidRPr="005B5146" w:rsidRDefault="00D43F4E" w:rsidP="005B5146">
      <w:pPr>
        <w:pStyle w:val="SC-Source"/>
      </w:pPr>
      <w:r w:rsidRPr="005B5146">
        <w:t>`</w:t>
      </w:r>
      <w:r w:rsidR="00BC3256" w:rsidRPr="005B5146">
        <w:t>``</w:t>
      </w:r>
    </w:p>
    <w:p w14:paraId="03EBA294" w14:textId="25CEC90E" w:rsidR="001A1180" w:rsidRPr="00D43F4E" w:rsidRDefault="0004771F" w:rsidP="00514879">
      <w:pPr>
        <w:pStyle w:val="NormalBPBHEB"/>
      </w:pPr>
      <w:r>
        <w:t xml:space="preserve">This example demonstrates </w:t>
      </w:r>
      <w:r w:rsidR="00C6712E">
        <w:t>practical</w:t>
      </w:r>
      <w:r w:rsidR="00E428DF">
        <w:t xml:space="preserve"> prompt engineering by organizing user input </w:t>
      </w:r>
      <w:r w:rsidR="00C6712E">
        <w:t xml:space="preserve">to </w:t>
      </w:r>
      <w:r w:rsidR="005B5146">
        <w:t>efficiently guide model responses</w:t>
      </w:r>
      <w:r>
        <w:t>.</w:t>
      </w:r>
    </w:p>
    <w:p w14:paraId="71531B06" w14:textId="77777777" w:rsidR="00EF29C3" w:rsidRPr="00EF29C3" w:rsidRDefault="00EF29C3" w:rsidP="00EF29C3">
      <w:pPr>
        <w:keepNext/>
        <w:keepLines/>
        <w:spacing w:before="400"/>
        <w:outlineLvl w:val="0"/>
        <w:rPr>
          <w:rFonts w:ascii="Palatino Linotype" w:eastAsia="Palatino Linotype" w:hAnsi="Palatino Linotype" w:cs="Palatino Linotype"/>
          <w:b/>
          <w:sz w:val="40"/>
          <w:szCs w:val="40"/>
        </w:rPr>
      </w:pPr>
      <w:r w:rsidRPr="00EF29C3">
        <w:rPr>
          <w:rFonts w:ascii="Palatino Linotype" w:eastAsia="Palatino Linotype" w:hAnsi="Palatino Linotype" w:cs="Palatino Linotype"/>
          <w:b/>
          <w:sz w:val="40"/>
          <w:szCs w:val="40"/>
        </w:rPr>
        <w:t>Using ensemble methods for better inference results</w:t>
      </w:r>
    </w:p>
    <w:p w14:paraId="1C40B35D" w14:textId="77777777" w:rsidR="00EF29C3" w:rsidRDefault="00EF29C3" w:rsidP="00EF29C3">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EF29C3">
        <w:rPr>
          <w:rFonts w:ascii="Palatino Linotype" w:eastAsia="Palatino Linotype" w:hAnsi="Palatino Linotype" w:cs="Palatino Linotype"/>
        </w:rPr>
        <w:t>Ensemble techniques integrate multiple models to enhance the precision and dependability of predictive outcomes. By using various algorithms, ensemble techniques reduce errors and improve robustness.</w:t>
      </w:r>
    </w:p>
    <w:p w14:paraId="7D803E51" w14:textId="77777777" w:rsidR="00F60791" w:rsidRDefault="00F60791" w:rsidP="00EF29C3">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p>
    <w:p w14:paraId="312B2961" w14:textId="77777777" w:rsidR="00F60791" w:rsidRDefault="00F60791" w:rsidP="00F60791">
      <w:pPr>
        <w:pStyle w:val="Heading2BPBHEB"/>
      </w:pPr>
      <w:r w:rsidRPr="00D43F4E">
        <w:t xml:space="preserve">Key </w:t>
      </w:r>
      <w:r>
        <w:t>a</w:t>
      </w:r>
      <w:r w:rsidRPr="00D43F4E">
        <w:t>pproaches</w:t>
      </w:r>
    </w:p>
    <w:p w14:paraId="5FDF3E2F" w14:textId="77777777" w:rsidR="00F60791" w:rsidRDefault="00F60791" w:rsidP="00F60791">
      <w:pPr>
        <w:pStyle w:val="NormalBPBHEB"/>
      </w:pPr>
      <w:r w:rsidRPr="00AD3ADF">
        <w:t>Refining inference often requires advanced ensemble techniques to address the complexities of diverse NLP tasks. These methods, by combining multiple models or approaches, improve accuracy, reliability, and adaptability, making them indispensable in scenarios where robustness and precision are critical.</w:t>
      </w:r>
    </w:p>
    <w:p w14:paraId="61429A98" w14:textId="77777777" w:rsidR="00F60791" w:rsidRPr="00EF29C3" w:rsidRDefault="00F60791" w:rsidP="00EF29C3">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p>
    <w:p w14:paraId="4D76EFCF" w14:textId="77777777" w:rsidR="00CA7C72" w:rsidRPr="00CA7C72" w:rsidRDefault="00CA7C72" w:rsidP="00CA7C72">
      <w:pPr>
        <w:pBdr>
          <w:top w:val="nil"/>
          <w:left w:val="nil"/>
          <w:bottom w:val="nil"/>
          <w:right w:val="nil"/>
          <w:between w:val="nil"/>
        </w:pBdr>
        <w:shd w:val="clear" w:color="auto" w:fill="FFFFFF"/>
        <w:spacing w:after="100"/>
        <w:jc w:val="both"/>
        <w:rPr>
          <w:rFonts w:ascii="Palatino Linotype" w:eastAsia="Palatino Linotype" w:hAnsi="Palatino Linotype" w:cs="Palatino Linotype"/>
        </w:rPr>
      </w:pPr>
      <w:r w:rsidRPr="00CA7C72">
        <w:rPr>
          <w:rFonts w:ascii="Palatino Linotype" w:eastAsia="Palatino Linotype" w:hAnsi="Palatino Linotype" w:cs="Palatino Linotype"/>
          <w:i/>
          <w:iCs/>
        </w:rPr>
        <w:t>Figure 8.4</w:t>
      </w:r>
      <w:r w:rsidRPr="00CA7C72">
        <w:rPr>
          <w:rFonts w:ascii="Palatino Linotype" w:eastAsia="Palatino Linotype" w:hAnsi="Palatino Linotype" w:cs="Palatino Linotype"/>
        </w:rPr>
        <w:t xml:space="preserve"> illustrates the multi-model ensemble [logistic regression, </w:t>
      </w:r>
      <w:r w:rsidRPr="00CA7C72">
        <w:rPr>
          <w:rFonts w:ascii="Palatino Linotype" w:eastAsia="Palatino Linotype" w:hAnsi="Palatino Linotype" w:cs="Palatino Linotype"/>
          <w:b/>
          <w:bCs/>
        </w:rPr>
        <w:t>Support Vector Machine (SVM</w:t>
      </w:r>
      <w:r w:rsidRPr="00CA7C72">
        <w:rPr>
          <w:rFonts w:ascii="Palatino Linotype" w:eastAsia="Palatino Linotype" w:hAnsi="Palatino Linotype" w:cs="Palatino Linotype"/>
        </w:rPr>
        <w:t xml:space="preserve">) - decision tree] </w:t>
      </w:r>
      <w:r w:rsidRPr="00CA7C72">
        <w:rPr>
          <w:rFonts w:ascii="Times New Roman" w:eastAsia="Palatino Linotype" w:hAnsi="Times New Roman" w:cs="Times New Roman"/>
        </w:rPr>
        <w:t>|</w:t>
      </w:r>
      <w:r w:rsidRPr="00CA7C72">
        <w:rPr>
          <w:rFonts w:ascii="Palatino Linotype" w:eastAsia="Palatino Linotype" w:hAnsi="Palatino Linotype" w:cs="Palatino Linotype"/>
        </w:rPr>
        <w:t xml:space="preserve"> Meta-Learner </w:t>
      </w:r>
      <w:r w:rsidRPr="00CA7C72">
        <w:rPr>
          <w:rFonts w:ascii="Times New Roman" w:eastAsia="Palatino Linotype" w:hAnsi="Times New Roman" w:cs="Times New Roman"/>
        </w:rPr>
        <w:t>|</w:t>
      </w:r>
      <w:r w:rsidRPr="00CA7C72">
        <w:rPr>
          <w:rFonts w:ascii="Palatino Linotype" w:eastAsia="Palatino Linotype" w:hAnsi="Palatino Linotype" w:cs="Palatino Linotype"/>
        </w:rPr>
        <w:t xml:space="preserve"> Output, which shows the soft-voting vs. stacking path: </w:t>
      </w:r>
    </w:p>
    <w:p w14:paraId="54C7CACD" w14:textId="77777777" w:rsidR="0017418F" w:rsidRDefault="0017418F" w:rsidP="00514879">
      <w:pPr>
        <w:pStyle w:val="NormalBPBHEB"/>
      </w:pPr>
    </w:p>
    <w:p w14:paraId="24A338BB" w14:textId="77777777" w:rsidR="00A338A7" w:rsidRDefault="00900C6E" w:rsidP="00514879">
      <w:pPr>
        <w:pStyle w:val="FigureBPBHEB"/>
      </w:pPr>
      <w:r>
        <w:rPr>
          <w:noProof/>
          <w:lang w:val="en-IN" w:eastAsia="en-IN"/>
        </w:rPr>
        <w:drawing>
          <wp:inline distT="0" distB="0" distL="0" distR="0" wp14:anchorId="2BAC8E82" wp14:editId="38FC9FA5">
            <wp:extent cx="4540057" cy="4540057"/>
            <wp:effectExtent l="0" t="0" r="0" b="0"/>
            <wp:docPr id="26555962" name="Picture 4" descr="A diagram of a method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962" name="Picture 4" descr="A diagram of a method structure&#10;&#10;AI-generated content may be incorrect."/>
                    <pic:cNvPicPr/>
                  </pic:nvPicPr>
                  <pic:blipFill>
                    <a:blip r:embed="rId14"/>
                    <a:stretch>
                      <a:fillRect/>
                    </a:stretch>
                  </pic:blipFill>
                  <pic:spPr>
                    <a:xfrm>
                      <a:off x="0" y="0"/>
                      <a:ext cx="4552524" cy="4552524"/>
                    </a:xfrm>
                    <a:prstGeom prst="rect">
                      <a:avLst/>
                    </a:prstGeom>
                  </pic:spPr>
                </pic:pic>
              </a:graphicData>
            </a:graphic>
          </wp:inline>
        </w:drawing>
      </w:r>
    </w:p>
    <w:p w14:paraId="54FDA834" w14:textId="3E5F211F" w:rsidR="00900C6E" w:rsidRDefault="00282AF5" w:rsidP="001A1180">
      <w:pPr>
        <w:pStyle w:val="FigureCaptionBPBHEB"/>
      </w:pPr>
      <w:r w:rsidRPr="00514879">
        <w:rPr>
          <w:b/>
          <w:bCs w:val="0"/>
        </w:rPr>
        <w:t xml:space="preserve">Figure </w:t>
      </w:r>
      <w:r w:rsidR="00A338A7" w:rsidRPr="00514879">
        <w:rPr>
          <w:b/>
          <w:bCs w:val="0"/>
        </w:rPr>
        <w:t>8</w:t>
      </w:r>
      <w:r w:rsidR="001A1180" w:rsidRPr="00514879">
        <w:rPr>
          <w:b/>
          <w:bCs w:val="0"/>
        </w:rPr>
        <w:t>.4</w:t>
      </w:r>
      <w:r w:rsidR="001A1180">
        <w:t xml:space="preserve">: </w:t>
      </w:r>
      <w:r w:rsidR="00A338A7" w:rsidRPr="00235A3F">
        <w:t xml:space="preserve">Ensemble </w:t>
      </w:r>
      <w:r w:rsidR="001A1180" w:rsidRPr="00235A3F">
        <w:t xml:space="preserve">method structure </w:t>
      </w:r>
      <w:r w:rsidR="00A338A7" w:rsidRPr="00235A3F">
        <w:t>(</w:t>
      </w:r>
      <w:r w:rsidR="001A1180" w:rsidRPr="00235A3F">
        <w:t>bagging, boosting, stacking</w:t>
      </w:r>
      <w:r w:rsidR="00A338A7" w:rsidRPr="00235A3F">
        <w:t>)</w:t>
      </w:r>
    </w:p>
    <w:p w14:paraId="628669D1" w14:textId="77777777" w:rsidR="00947A08" w:rsidRDefault="00947A08" w:rsidP="001A1180">
      <w:pPr>
        <w:pStyle w:val="FigureCaptionBPBHEB"/>
      </w:pPr>
    </w:p>
    <w:p w14:paraId="05328FF7" w14:textId="50B101BB" w:rsidR="009E5A31" w:rsidRPr="00947A08" w:rsidDel="00EF29C3" w:rsidRDefault="009E5A31" w:rsidP="00947A08">
      <w:pPr>
        <w:pStyle w:val="Heading1BPBHEB"/>
        <w:rPr>
          <w:del w:id="4" w:author="Paulo Leocadio" w:date="2025-12-10T20:35:00Z" w16du:dateUtc="2025-12-11T01:35:00Z"/>
        </w:rPr>
      </w:pPr>
      <w:del w:id="5" w:author="Paulo Leocadio" w:date="2025-12-10T20:35:00Z" w16du:dateUtc="2025-12-11T01:35:00Z">
        <w:r w:rsidRPr="00947A08" w:rsidDel="00EF29C3">
          <w:delText>Using ensemble methods for better inference results</w:delText>
        </w:r>
      </w:del>
    </w:p>
    <w:p w14:paraId="7FC9AEA0" w14:textId="47410B52" w:rsidR="009E5A31" w:rsidRPr="00947A08" w:rsidDel="00EF29C3" w:rsidRDefault="009E5A31" w:rsidP="00947A08">
      <w:pPr>
        <w:pStyle w:val="NormalBPBHEB"/>
        <w:rPr>
          <w:del w:id="6" w:author="Paulo Leocadio" w:date="2025-12-10T20:35:00Z" w16du:dateUtc="2025-12-11T01:35:00Z"/>
        </w:rPr>
      </w:pPr>
      <w:del w:id="7" w:author="Paulo Leocadio" w:date="2025-12-10T20:35:00Z" w16du:dateUtc="2025-12-11T01:35:00Z">
        <w:r w:rsidRPr="00947A08" w:rsidDel="00EF29C3">
          <w:delText xml:space="preserve">Ensemble techniques integrate multiple models to enhance the precision and dependability of predictive outcomes. By using various algorithms, ensemble techniques reduce errors and </w:delText>
        </w:r>
        <w:r w:rsidR="00D71397" w:rsidDel="00EF29C3">
          <w:delText>improve</w:delText>
        </w:r>
        <w:r w:rsidRPr="00947A08" w:rsidDel="00EF29C3">
          <w:delText xml:space="preserve"> robustness.</w:delText>
        </w:r>
      </w:del>
    </w:p>
    <w:p w14:paraId="272E5F74" w14:textId="0528127D" w:rsidR="002175E6" w:rsidRDefault="00D43F4E" w:rsidP="00514879">
      <w:pPr>
        <w:pStyle w:val="Heading3BPBHEB"/>
      </w:pPr>
      <w:r w:rsidRPr="00D43F4E">
        <w:t>Bagging</w:t>
      </w:r>
    </w:p>
    <w:p w14:paraId="34FEE54D" w14:textId="5C22820F" w:rsidR="0053381C" w:rsidRPr="0053381C" w:rsidRDefault="0053381C" w:rsidP="0053381C">
      <w:pPr>
        <w:pStyle w:val="NormalBPBHEB"/>
      </w:pPr>
      <w:r w:rsidRPr="0053381C">
        <w:rPr>
          <w:b/>
          <w:bCs/>
        </w:rPr>
        <w:t>It combines predictions from multiple models through majority voting or averaging, improving overall generalization and robustness</w:t>
      </w:r>
      <w:r w:rsidRPr="0053381C">
        <w:t xml:space="preserve"> </w:t>
      </w:r>
      <w:sdt>
        <w:sdtPr>
          <w:rPr>
            <w:color w:val="000000"/>
          </w:rPr>
          <w:tag w:val="MENDELEY_CITATION_v3_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"/>
          <w:id w:val="-1516453968"/>
          <w:placeholder>
            <w:docPart w:val="5445690C4C644CBEAF6DBC680A393601"/>
          </w:placeholder>
        </w:sdtPr>
        <w:sdtContent>
          <w:r w:rsidR="00C14806" w:rsidRPr="00F37B25">
            <w:rPr>
              <w:color w:val="000000"/>
            </w:rPr>
            <w:t>[7]</w:t>
          </w:r>
        </w:sdtContent>
      </w:sdt>
      <w:r w:rsidR="00C14806" w:rsidRPr="00D43F4E">
        <w:t>.</w:t>
      </w:r>
      <w:r w:rsidRPr="0053381C">
        <w:t xml:space="preserve"> Bagging, also known as bootstrap aggregating, is a powerful ensemble learning technique that reduces variance and prevents overfitting by combining the outputs of multiple models. The approach involves training different base models, often weak learners such as decision trees, on various subsets of the training dataset. These subsets are created using bootstrapping, a method that generates random samples with replacement. The predictions of these models are then aggregated, either by majority voting for classification tasks or by averaging for regression problems.</w:t>
      </w:r>
    </w:p>
    <w:p w14:paraId="15652DB8" w14:textId="39DD7DE9" w:rsidR="00AB097C" w:rsidRDefault="0053381C" w:rsidP="0053381C">
      <w:pPr>
        <w:pStyle w:val="NormalBPBHEB"/>
      </w:pPr>
      <w:r w:rsidRPr="0053381C">
        <w:rPr>
          <w:b/>
          <w:bCs/>
        </w:rPr>
        <w:t>Why it works</w:t>
      </w:r>
      <w:r w:rsidRPr="0053381C">
        <w:rPr>
          <w:i/>
          <w:iCs/>
        </w:rPr>
        <w:t>:</w:t>
      </w:r>
      <w:r w:rsidRPr="0053381C">
        <w:t xml:space="preserve"> Bagging leverages model diversity. Since each model is trained on a unique subset of data, it captures distinct aspects of the </w:t>
      </w:r>
      <w:r w:rsidR="009B1B3A" w:rsidRPr="0053381C">
        <w:t>dataset and</w:t>
      </w:r>
      <w:r w:rsidRPr="0053381C">
        <w:t xml:space="preserve"> aggregating their output leads to more robust and generalized predictions.</w:t>
      </w:r>
    </w:p>
    <w:p w14:paraId="31AF86BA" w14:textId="23BE01FC" w:rsidR="0053381C" w:rsidRPr="0053381C" w:rsidRDefault="0053381C" w:rsidP="0053381C">
      <w:pPr>
        <w:pStyle w:val="NormalBPBHEB"/>
      </w:pPr>
      <w:r w:rsidRPr="0053381C">
        <w:rPr>
          <w:b/>
          <w:bCs/>
        </w:rPr>
        <w:t>Example</w:t>
      </w:r>
      <w:r w:rsidRPr="0053381C">
        <w:rPr>
          <w:i/>
          <w:iCs/>
        </w:rPr>
        <w:t>:</w:t>
      </w:r>
      <w:r w:rsidRPr="0053381C">
        <w:t xml:space="preserve"> Random forests are a prime application of bagging, where multiple decision trees are combined to make a collective prediction. In NLP, bagging can be applied to tasks like sentiment analysis by training multiple models on diverse subsets of user-generated content and combining their predictions to account for variations in text.</w:t>
      </w:r>
    </w:p>
    <w:p w14:paraId="02E3B6C0" w14:textId="77777777" w:rsidR="0053381C" w:rsidRDefault="0053381C" w:rsidP="00514879">
      <w:pPr>
        <w:pStyle w:val="NormalBPBHEB"/>
      </w:pPr>
    </w:p>
    <w:p w14:paraId="4D137FF1" w14:textId="77777777" w:rsidR="0053381C" w:rsidRDefault="0053381C" w:rsidP="00514879">
      <w:pPr>
        <w:pStyle w:val="NormalBPBHEB"/>
      </w:pPr>
    </w:p>
    <w:p w14:paraId="613A6432" w14:textId="74E695F3" w:rsidR="004B0D9F" w:rsidRDefault="005D4D6D" w:rsidP="00514879">
      <w:pPr>
        <w:pStyle w:val="NormalBPBHEB"/>
      </w:pPr>
      <w:r w:rsidRPr="00514879">
        <w:rPr>
          <w:bCs/>
        </w:rPr>
        <w:t>Bagging</w:t>
      </w:r>
      <w:r w:rsidRPr="005D4D6D">
        <w:t xml:space="preserve">, </w:t>
      </w:r>
      <w:r w:rsidR="005821A9">
        <w:t>also known as</w:t>
      </w:r>
      <w:r w:rsidRPr="005D4D6D">
        <w:t xml:space="preserve"> </w:t>
      </w:r>
      <w:r w:rsidR="001A1180" w:rsidRPr="00947A08">
        <w:t>b</w:t>
      </w:r>
      <w:r w:rsidRPr="00947A08">
        <w:t xml:space="preserve">ootstrap </w:t>
      </w:r>
      <w:r w:rsidR="001A1180" w:rsidRPr="00947A08">
        <w:t>a</w:t>
      </w:r>
      <w:r w:rsidRPr="00947A08">
        <w:t>ggregating</w:t>
      </w:r>
      <w:r w:rsidRPr="005D4D6D">
        <w:t xml:space="preserve">, is a powerful ensemble learning technique that reduces variance and prevents overfitting by combining the outputs of multiple models. The approach involves training </w:t>
      </w:r>
      <w:r w:rsidR="004B0D9F">
        <w:t>different</w:t>
      </w:r>
      <w:r w:rsidRPr="005D4D6D">
        <w:t xml:space="preserve"> base models, often weak learners </w:t>
      </w:r>
      <w:r w:rsidR="008C594C">
        <w:t>such as decision trees, on various</w:t>
      </w:r>
      <w:r w:rsidRPr="005D4D6D">
        <w:t xml:space="preserve"> subsets of the training dataset. These subsets are created using bootstrapping, a method that generates random samples with replacement. The predictions of these models are then aggregated, either by majority voting for classification tasks or by averaging for regression problems.</w:t>
      </w:r>
    </w:p>
    <w:p w14:paraId="06F86B7A" w14:textId="12AA2C3E" w:rsidR="004B0D9F" w:rsidRDefault="005D4D6D" w:rsidP="00514879">
      <w:pPr>
        <w:pStyle w:val="NormalBPBHEB"/>
      </w:pPr>
      <w:r w:rsidRPr="005D4D6D">
        <w:rPr>
          <w:b/>
          <w:bCs/>
        </w:rPr>
        <w:t xml:space="preserve">Why it </w:t>
      </w:r>
      <w:r w:rsidR="001A1180">
        <w:rPr>
          <w:b/>
          <w:bCs/>
        </w:rPr>
        <w:t>w</w:t>
      </w:r>
      <w:r w:rsidRPr="005D4D6D">
        <w:rPr>
          <w:b/>
          <w:bCs/>
        </w:rPr>
        <w:t>orks</w:t>
      </w:r>
      <w:r w:rsidRPr="00514879">
        <w:t>:</w:t>
      </w:r>
      <w:r w:rsidRPr="001A1180">
        <w:t xml:space="preserve"> </w:t>
      </w:r>
      <w:r w:rsidRPr="005D4D6D">
        <w:t xml:space="preserve">Bagging </w:t>
      </w:r>
      <w:r w:rsidR="00D71397">
        <w:t>leverages model diversity</w:t>
      </w:r>
      <w:r w:rsidRPr="005D4D6D">
        <w:t xml:space="preserve">. </w:t>
      </w:r>
      <w:r w:rsidR="001A1180">
        <w:t>Since</w:t>
      </w:r>
      <w:r w:rsidR="001A1180" w:rsidRPr="005D4D6D">
        <w:t xml:space="preserve"> </w:t>
      </w:r>
      <w:r w:rsidRPr="005D4D6D">
        <w:t xml:space="preserve">each model is trained on a unique subset of data, it captures </w:t>
      </w:r>
      <w:r w:rsidR="004B0D9F" w:rsidRPr="005D4D6D">
        <w:t>distinct aspects</w:t>
      </w:r>
      <w:r w:rsidRPr="005D4D6D">
        <w:t xml:space="preserve"> of the </w:t>
      </w:r>
      <w:r w:rsidR="005821A9" w:rsidRPr="005D4D6D">
        <w:t>dataset</w:t>
      </w:r>
      <w:r w:rsidR="005821A9">
        <w:t>,</w:t>
      </w:r>
      <w:r w:rsidR="005821A9" w:rsidRPr="005D4D6D">
        <w:t xml:space="preserve"> and</w:t>
      </w:r>
      <w:r w:rsidRPr="005D4D6D">
        <w:t xml:space="preserve"> aggregating their </w:t>
      </w:r>
      <w:r w:rsidR="008C594C" w:rsidRPr="005D4D6D">
        <w:t>output</w:t>
      </w:r>
      <w:r w:rsidRPr="005D4D6D">
        <w:t xml:space="preserve"> leads to more robust and generalized predictions.</w:t>
      </w:r>
    </w:p>
    <w:p w14:paraId="7A8F6065" w14:textId="1443E6EE" w:rsidR="004B0D9F" w:rsidRDefault="005D4D6D" w:rsidP="00514879">
      <w:pPr>
        <w:pStyle w:val="NormalBPBHEB"/>
      </w:pPr>
      <w:r w:rsidRPr="005D4D6D">
        <w:rPr>
          <w:b/>
          <w:bCs/>
        </w:rPr>
        <w:t>Example</w:t>
      </w:r>
      <w:r w:rsidRPr="00514879">
        <w:t>:</w:t>
      </w:r>
      <w:r w:rsidRPr="001A1180">
        <w:t xml:space="preserve"> </w:t>
      </w:r>
      <w:r w:rsidRPr="005D4D6D">
        <w:t xml:space="preserve">Random </w:t>
      </w:r>
      <w:r w:rsidR="001A1180">
        <w:t>f</w:t>
      </w:r>
      <w:r w:rsidRPr="005D4D6D">
        <w:t>orests are a prime application of bagging, where multiple decision trees are combined to make a collective prediction. In NLP, bagging can be applied to tasks like sentiment analysis by training multiple models on diverse subsets of user-generated content and combining their predictions to account for variations in text.</w:t>
      </w:r>
    </w:p>
    <w:p w14:paraId="67FEC19A" w14:textId="59222671" w:rsidR="005D4D6D" w:rsidRDefault="005D4D6D" w:rsidP="001A1180">
      <w:pPr>
        <w:pStyle w:val="NormalBPBHEB"/>
      </w:pPr>
      <w:r w:rsidRPr="005D4D6D">
        <w:rPr>
          <w:b/>
          <w:bCs/>
        </w:rPr>
        <w:t>Real-</w:t>
      </w:r>
      <w:r w:rsidR="001A1180">
        <w:rPr>
          <w:b/>
          <w:bCs/>
        </w:rPr>
        <w:t>w</w:t>
      </w:r>
      <w:r w:rsidRPr="005D4D6D">
        <w:rPr>
          <w:b/>
          <w:bCs/>
        </w:rPr>
        <w:t xml:space="preserve">orld </w:t>
      </w:r>
      <w:r w:rsidR="001A1180">
        <w:rPr>
          <w:b/>
          <w:bCs/>
        </w:rPr>
        <w:t>sc</w:t>
      </w:r>
      <w:r w:rsidRPr="005D4D6D">
        <w:rPr>
          <w:b/>
          <w:bCs/>
        </w:rPr>
        <w:t>enario</w:t>
      </w:r>
      <w:r w:rsidRPr="00514879">
        <w:t>:</w:t>
      </w:r>
      <w:r w:rsidRPr="001A1180">
        <w:t xml:space="preserve"> </w:t>
      </w:r>
      <w:r w:rsidRPr="005D4D6D">
        <w:t xml:space="preserve">In fraud detection systems, bagging helps </w:t>
      </w:r>
      <w:r w:rsidR="008503B9">
        <w:t xml:space="preserve">mitigate the impact of noisy or outlier data by allowing multiple models </w:t>
      </w:r>
      <w:r w:rsidR="00D71397">
        <w:t>to identify suspicious transactions, thereby collectively enhancing reliability</w:t>
      </w:r>
      <w:r w:rsidRPr="005D4D6D">
        <w:t>.</w:t>
      </w:r>
    </w:p>
    <w:p w14:paraId="4332FE00" w14:textId="77777777" w:rsidR="001A1180" w:rsidRPr="00D43F4E" w:rsidRDefault="001A1180" w:rsidP="00514879">
      <w:pPr>
        <w:pStyle w:val="NormalBPBHEB"/>
      </w:pPr>
    </w:p>
    <w:p w14:paraId="49BC8C38" w14:textId="4BA6C682" w:rsidR="002175E6" w:rsidRDefault="00D43F4E" w:rsidP="00514879">
      <w:pPr>
        <w:pStyle w:val="Heading3BPBHEB"/>
      </w:pPr>
      <w:r w:rsidRPr="00D43F4E">
        <w:t>Boosting</w:t>
      </w:r>
    </w:p>
    <w:p w14:paraId="31F17CA6" w14:textId="14057985" w:rsidR="002175E6" w:rsidRDefault="001A1180" w:rsidP="00514879">
      <w:pPr>
        <w:pStyle w:val="NormalBPBHEB"/>
      </w:pPr>
      <w:r>
        <w:t>It s</w:t>
      </w:r>
      <w:r w:rsidR="00D43F4E" w:rsidRPr="00D43F4E">
        <w:t>equentially adjusts model weights to address difficult predictions.</w:t>
      </w:r>
      <w:r w:rsidR="008920C5">
        <w:t xml:space="preserve"> </w:t>
      </w:r>
      <w:r w:rsidR="002175E6" w:rsidRPr="00514879">
        <w:rPr>
          <w:bCs/>
        </w:rPr>
        <w:t>Boosting</w:t>
      </w:r>
      <w:r w:rsidR="002175E6" w:rsidRPr="002175E6">
        <w:t xml:space="preserve"> </w:t>
      </w:r>
      <w:r w:rsidR="001C0A89">
        <w:t>is a sequential ensemble learning approach in which</w:t>
      </w:r>
      <w:r w:rsidR="002175E6" w:rsidRPr="002175E6">
        <w:t xml:space="preserve"> models are trained iteratively, and each new model focuses on correcting the errors of its predecessor. The ensemble assigns higher weights to misclassified instances during training, ensuring that </w:t>
      </w:r>
      <w:r w:rsidR="00C33B38">
        <w:t>subsequent models pay more attention to challenging</w:t>
      </w:r>
      <w:r w:rsidR="002175E6" w:rsidRPr="002175E6">
        <w:t xml:space="preserve"> cases.</w:t>
      </w:r>
    </w:p>
    <w:p w14:paraId="083660B3" w14:textId="7DB1E8B7" w:rsidR="002175E6" w:rsidRDefault="002175E6" w:rsidP="00514879">
      <w:pPr>
        <w:pStyle w:val="NormalBPBHEB"/>
      </w:pPr>
      <w:r w:rsidRPr="002175E6">
        <w:rPr>
          <w:b/>
          <w:bCs/>
        </w:rPr>
        <w:t xml:space="preserve">How </w:t>
      </w:r>
      <w:r w:rsidR="003C4AC6" w:rsidRPr="002175E6">
        <w:rPr>
          <w:b/>
          <w:bCs/>
        </w:rPr>
        <w:t>it works</w:t>
      </w:r>
      <w:r w:rsidRPr="00514879">
        <w:t>:</w:t>
      </w:r>
      <w:r w:rsidRPr="003C4AC6">
        <w:t xml:space="preserve"> </w:t>
      </w:r>
      <w:r w:rsidRPr="002175E6">
        <w:t xml:space="preserve">Boosting combines the predictions of all models in the ensemble, giving </w:t>
      </w:r>
      <w:r w:rsidR="00D71397">
        <w:t>more weight to more accurate</w:t>
      </w:r>
      <w:r w:rsidRPr="002175E6">
        <w:t xml:space="preserve"> models. Techniques like AdaBoost and Gradient Boosting build models sequentially, </w:t>
      </w:r>
      <w:r w:rsidR="00E52E3A" w:rsidRPr="002175E6">
        <w:t>improving</w:t>
      </w:r>
      <w:r w:rsidRPr="002175E6">
        <w:t xml:space="preserve"> for residual errors in each iteration.</w:t>
      </w:r>
    </w:p>
    <w:p w14:paraId="4A012F06" w14:textId="014123B9" w:rsidR="002175E6" w:rsidRDefault="002175E6" w:rsidP="00514879">
      <w:pPr>
        <w:pStyle w:val="NormalBPBHEB"/>
      </w:pPr>
      <w:r w:rsidRPr="002175E6">
        <w:rPr>
          <w:b/>
          <w:bCs/>
        </w:rPr>
        <w:t xml:space="preserve">Advanced </w:t>
      </w:r>
      <w:r w:rsidR="003C4AC6">
        <w:rPr>
          <w:b/>
          <w:bCs/>
        </w:rPr>
        <w:t>t</w:t>
      </w:r>
      <w:r w:rsidRPr="002175E6">
        <w:rPr>
          <w:b/>
          <w:bCs/>
        </w:rPr>
        <w:t>echniques</w:t>
      </w:r>
      <w:r w:rsidRPr="00514879">
        <w:t>:</w:t>
      </w:r>
      <w:r w:rsidRPr="003C4AC6">
        <w:t xml:space="preserve"> </w:t>
      </w:r>
      <w:r w:rsidRPr="002175E6">
        <w:t xml:space="preserve">Gradient Boosting, a popular variant, constructs an additive model in a stage-wise manner, where </w:t>
      </w:r>
      <w:r w:rsidR="00C03218">
        <w:t xml:space="preserve">each new tree predicts the residuals of the </w:t>
      </w:r>
      <w:r w:rsidR="00E52E3A" w:rsidRPr="002175E6">
        <w:t>earlier</w:t>
      </w:r>
      <w:r w:rsidRPr="002175E6">
        <w:t xml:space="preserve"> trees. In NLP, this can improve text classification by learning nuanced patterns in complex datasets.</w:t>
      </w:r>
    </w:p>
    <w:p w14:paraId="740E990B" w14:textId="4549F78E" w:rsidR="002175E6" w:rsidRDefault="002175E6" w:rsidP="00514879">
      <w:pPr>
        <w:pStyle w:val="NormalBPBHEB"/>
      </w:pPr>
      <w:r w:rsidRPr="002175E6">
        <w:rPr>
          <w:b/>
          <w:bCs/>
        </w:rPr>
        <w:t>Example</w:t>
      </w:r>
      <w:r w:rsidRPr="00514879">
        <w:t>:</w:t>
      </w:r>
      <w:r w:rsidRPr="003C4AC6">
        <w:t xml:space="preserve"> </w:t>
      </w:r>
      <w:r w:rsidRPr="00514879">
        <w:rPr>
          <w:bCs/>
        </w:rPr>
        <w:t>XGBoost</w:t>
      </w:r>
      <w:r w:rsidRPr="002175E6">
        <w:t xml:space="preserve">, a widely used boosting framework, excels </w:t>
      </w:r>
      <w:r w:rsidR="00D71397">
        <w:t>at tasks that require</w:t>
      </w:r>
      <w:r w:rsidRPr="002175E6">
        <w:t xml:space="preserve"> high predictive accuracy. In NLP, boosting can refine </w:t>
      </w:r>
      <w:r w:rsidRPr="00947A08">
        <w:rPr>
          <w:b/>
          <w:bCs/>
        </w:rPr>
        <w:t>named entity recognition</w:t>
      </w:r>
      <w:r w:rsidRPr="002175E6">
        <w:t xml:space="preserve"> (</w:t>
      </w:r>
      <w:r w:rsidRPr="00514879">
        <w:rPr>
          <w:b/>
          <w:bCs/>
        </w:rPr>
        <w:t>NER</w:t>
      </w:r>
      <w:r w:rsidRPr="002175E6">
        <w:t>) by focusing on edge cases</w:t>
      </w:r>
      <w:r w:rsidR="00C03218">
        <w:t>, such as</w:t>
      </w:r>
      <w:r w:rsidRPr="002175E6">
        <w:t xml:space="preserve"> rare or ambiguous entity mentions.</w:t>
      </w:r>
    </w:p>
    <w:p w14:paraId="20F9C193" w14:textId="2AD0CB9E" w:rsidR="002175E6" w:rsidRDefault="00C03218" w:rsidP="001A1180">
      <w:pPr>
        <w:pStyle w:val="NormalBPBHEB"/>
      </w:pPr>
      <w:r>
        <w:rPr>
          <w:b/>
          <w:bCs/>
        </w:rPr>
        <w:t>Real-</w:t>
      </w:r>
      <w:r w:rsidR="003C4AC6">
        <w:rPr>
          <w:b/>
          <w:bCs/>
        </w:rPr>
        <w:t>w</w:t>
      </w:r>
      <w:r>
        <w:rPr>
          <w:b/>
          <w:bCs/>
        </w:rPr>
        <w:t xml:space="preserve">orld </w:t>
      </w:r>
      <w:r w:rsidR="003C4AC6">
        <w:rPr>
          <w:b/>
          <w:bCs/>
        </w:rPr>
        <w:t>s</w:t>
      </w:r>
      <w:r>
        <w:rPr>
          <w:b/>
          <w:bCs/>
        </w:rPr>
        <w:t>cenario</w:t>
      </w:r>
      <w:r w:rsidRPr="00AB6E7C">
        <w:t xml:space="preserve">: </w:t>
      </w:r>
      <w:r w:rsidRPr="00C03218">
        <w:t xml:space="preserve">In search engines, boosting </w:t>
      </w:r>
      <w:r w:rsidR="00C33B38">
        <w:t>enhances ranking algorithms by repeatedly refining results, ensuring that the most relevant pages appear at the top,</w:t>
      </w:r>
      <w:r w:rsidRPr="00C03218">
        <w:t xml:space="preserve"> even when search queries are unclear</w:t>
      </w:r>
      <w:r w:rsidRPr="00AB6E7C">
        <w:t>.</w:t>
      </w:r>
    </w:p>
    <w:p w14:paraId="56059ABE" w14:textId="77777777" w:rsidR="003C4AC6" w:rsidRPr="002175E6" w:rsidRDefault="003C4AC6" w:rsidP="00AB6E7C">
      <w:pPr>
        <w:pStyle w:val="NormalBPBHEB"/>
      </w:pPr>
    </w:p>
    <w:p w14:paraId="767A2392" w14:textId="78761842" w:rsidR="00B63EB4" w:rsidRDefault="00D43F4E" w:rsidP="00AB6E7C">
      <w:pPr>
        <w:pStyle w:val="Heading3BPBHEB"/>
      </w:pPr>
      <w:r w:rsidRPr="00D43F4E">
        <w:t>Stacking</w:t>
      </w:r>
    </w:p>
    <w:p w14:paraId="0BE9D937" w14:textId="440C1BAB" w:rsidR="0022440E" w:rsidRDefault="003C4AC6" w:rsidP="00AB6E7C">
      <w:pPr>
        <w:pStyle w:val="NormalBPBHEB"/>
      </w:pPr>
      <w:r>
        <w:t>It u</w:t>
      </w:r>
      <w:r w:rsidR="00D43F4E" w:rsidRPr="00D43F4E">
        <w:t>ses a meta-model to aggregate outputs from diverse models, achieving superior performance.</w:t>
      </w:r>
      <w:r w:rsidR="008920C5">
        <w:t xml:space="preserve"> </w:t>
      </w:r>
      <w:r w:rsidR="0022440E" w:rsidRPr="00AB6E7C">
        <w:rPr>
          <w:bCs/>
        </w:rPr>
        <w:t>Stacking</w:t>
      </w:r>
      <w:r w:rsidR="0022440E" w:rsidRPr="0022440E">
        <w:t xml:space="preserve">, </w:t>
      </w:r>
      <w:r w:rsidR="00C944A8">
        <w:t xml:space="preserve">also known as </w:t>
      </w:r>
      <w:r w:rsidRPr="00947A08">
        <w:t>s</w:t>
      </w:r>
      <w:r w:rsidR="00C944A8" w:rsidRPr="00947A08">
        <w:t xml:space="preserve">tacked </w:t>
      </w:r>
      <w:r w:rsidRPr="00947A08">
        <w:t>g</w:t>
      </w:r>
      <w:r w:rsidR="00C944A8" w:rsidRPr="00AB6E7C">
        <w:rPr>
          <w:bCs/>
        </w:rPr>
        <w:t>eneralization</w:t>
      </w:r>
      <w:r w:rsidR="00C944A8">
        <w:t xml:space="preserve">, is an advanced ensemble technique that combines the predictions of multiple models </w:t>
      </w:r>
      <w:r w:rsidR="000E3C85">
        <w:t>via a meta-model that learns to aggregate individual model outputs effectively</w:t>
      </w:r>
      <w:r w:rsidR="0022440E" w:rsidRPr="0022440E">
        <w:t>. Unlike bagging and boosting, stacking uses diverse base models, each contributing unique strengths to the ensemble.</w:t>
      </w:r>
    </w:p>
    <w:p w14:paraId="0A256D28" w14:textId="1A9E2429" w:rsidR="0022440E" w:rsidRDefault="0022440E" w:rsidP="00AB6E7C">
      <w:pPr>
        <w:pStyle w:val="NormalBPBHEB"/>
      </w:pPr>
      <w:r w:rsidRPr="0022440E">
        <w:rPr>
          <w:b/>
          <w:bCs/>
        </w:rPr>
        <w:t xml:space="preserve">How </w:t>
      </w:r>
      <w:r w:rsidR="003C4AC6">
        <w:rPr>
          <w:b/>
          <w:bCs/>
        </w:rPr>
        <w:t>it</w:t>
      </w:r>
      <w:r w:rsidR="003C4AC6" w:rsidRPr="0022440E">
        <w:rPr>
          <w:b/>
          <w:bCs/>
        </w:rPr>
        <w:t xml:space="preserve"> </w:t>
      </w:r>
      <w:r w:rsidR="003C4AC6">
        <w:rPr>
          <w:b/>
          <w:bCs/>
        </w:rPr>
        <w:t>w</w:t>
      </w:r>
      <w:r w:rsidRPr="0022440E">
        <w:rPr>
          <w:b/>
          <w:bCs/>
        </w:rPr>
        <w:t>orks</w:t>
      </w:r>
      <w:r w:rsidRPr="00AB6E7C">
        <w:t>:</w:t>
      </w:r>
      <w:r w:rsidRPr="003C4AC6">
        <w:t xml:space="preserve"> </w:t>
      </w:r>
      <w:r w:rsidRPr="0022440E">
        <w:t xml:space="preserve">The base models make predictions, which are then used as inputs for the meta-model. This secondary model, often a logistic regression or </w:t>
      </w:r>
      <w:r w:rsidR="000E3C85">
        <w:t>a neural network, learns to weight</w:t>
      </w:r>
      <w:r w:rsidRPr="0022440E">
        <w:t xml:space="preserve"> and combine these predictions to maximize overall accuracy.</w:t>
      </w:r>
    </w:p>
    <w:p w14:paraId="2A6AC184" w14:textId="480D9E9D" w:rsidR="0022440E" w:rsidRDefault="00C944A8" w:rsidP="00AB6E7C">
      <w:pPr>
        <w:pStyle w:val="NormalBPBHEB"/>
      </w:pPr>
      <w:r>
        <w:rPr>
          <w:b/>
          <w:bCs/>
        </w:rPr>
        <w:t>Example</w:t>
      </w:r>
      <w:r w:rsidRPr="00AB6E7C">
        <w:t xml:space="preserve">: </w:t>
      </w:r>
      <w:r w:rsidRPr="00C944A8">
        <w:t xml:space="preserve">In NLP, stacking can enhance machine translation systems by combining outputs from models trained on various linguistic features, such as syntax, semantics, and contextual embeddings. The meta-model merges these complementary predictions </w:t>
      </w:r>
      <w:r w:rsidR="003D4104">
        <w:t>to improve translation quality</w:t>
      </w:r>
      <w:r w:rsidRPr="00C944A8">
        <w:t>.</w:t>
      </w:r>
    </w:p>
    <w:p w14:paraId="107ABA84" w14:textId="7FB04F64" w:rsidR="0022440E" w:rsidRDefault="00C944A8" w:rsidP="00AB6E7C">
      <w:pPr>
        <w:pStyle w:val="NormalBPBHEB"/>
      </w:pPr>
      <w:r>
        <w:rPr>
          <w:b/>
          <w:bCs/>
        </w:rPr>
        <w:t>Implementation</w:t>
      </w:r>
      <w:r w:rsidRPr="00AB6E7C">
        <w:t xml:space="preserve">: </w:t>
      </w:r>
      <w:r w:rsidRPr="00C944A8">
        <w:t xml:space="preserve">A stacking ensemble might include BERT for semantic understanding, a </w:t>
      </w:r>
      <w:r w:rsidR="00886154" w:rsidRPr="00886154">
        <w:rPr>
          <w:b/>
          <w:bCs/>
        </w:rPr>
        <w:t xml:space="preserve">Convolutional Neural </w:t>
      </w:r>
      <w:r w:rsidR="00886154">
        <w:rPr>
          <w:b/>
          <w:bCs/>
        </w:rPr>
        <w:t>Network</w:t>
      </w:r>
      <w:r w:rsidR="00886154" w:rsidRPr="00886154">
        <w:t xml:space="preserve"> (</w:t>
      </w:r>
      <w:r w:rsidR="00886154" w:rsidRPr="00886154">
        <w:rPr>
          <w:b/>
          <w:bCs/>
        </w:rPr>
        <w:t>CNN</w:t>
      </w:r>
      <w:r w:rsidR="00886154" w:rsidRPr="00886154">
        <w:t xml:space="preserve">) </w:t>
      </w:r>
      <w:r w:rsidRPr="00C944A8">
        <w:t xml:space="preserve">for extracting local patterns, and </w:t>
      </w:r>
      <w:r w:rsidR="00761AE8">
        <w:t xml:space="preserve">a </w:t>
      </w:r>
      <w:r w:rsidR="00761AE8" w:rsidRPr="00761AE8">
        <w:rPr>
          <w:b/>
          <w:bCs/>
        </w:rPr>
        <w:t>Long Short-Term Memory</w:t>
      </w:r>
      <w:r w:rsidR="00761AE8" w:rsidRPr="00761AE8">
        <w:t xml:space="preserve"> (</w:t>
      </w:r>
      <w:r w:rsidR="00761AE8" w:rsidRPr="00761AE8">
        <w:rPr>
          <w:b/>
          <w:bCs/>
        </w:rPr>
        <w:t>LSTM</w:t>
      </w:r>
      <w:r w:rsidR="00761AE8" w:rsidRPr="00761AE8">
        <w:t>)</w:t>
      </w:r>
      <w:r w:rsidRPr="00C944A8">
        <w:t xml:space="preserve"> for capturing sequential dependencies. The meta-model assesses the outputs of these various architectures to make a final prediction.</w:t>
      </w:r>
    </w:p>
    <w:p w14:paraId="2F93DE15" w14:textId="06124D3F" w:rsidR="0022440E" w:rsidRDefault="00C944A8" w:rsidP="003C4AC6">
      <w:pPr>
        <w:pStyle w:val="NormalBPBHEB"/>
      </w:pPr>
      <w:r>
        <w:rPr>
          <w:b/>
          <w:bCs/>
        </w:rPr>
        <w:t>Real-</w:t>
      </w:r>
      <w:r w:rsidR="003C4AC6">
        <w:rPr>
          <w:b/>
          <w:bCs/>
        </w:rPr>
        <w:t>w</w:t>
      </w:r>
      <w:r>
        <w:rPr>
          <w:b/>
          <w:bCs/>
        </w:rPr>
        <w:t xml:space="preserve">orld </w:t>
      </w:r>
      <w:r w:rsidR="003C4AC6">
        <w:rPr>
          <w:b/>
          <w:bCs/>
        </w:rPr>
        <w:t>s</w:t>
      </w:r>
      <w:r>
        <w:rPr>
          <w:b/>
          <w:bCs/>
        </w:rPr>
        <w:t>cenario</w:t>
      </w:r>
      <w:r w:rsidR="003C4AC6" w:rsidRPr="005A4897">
        <w:t xml:space="preserve">: </w:t>
      </w:r>
      <w:r w:rsidRPr="00C944A8">
        <w:t>In recommendation systems, stacking combines predictions from collaborative filtering, content-based filtering, and deep learning models to deliver personalized suggestions that adjust to user preferences and behaviors.</w:t>
      </w:r>
    </w:p>
    <w:p w14:paraId="00CC5606" w14:textId="77777777" w:rsidR="003C4AC6" w:rsidRPr="00D43F4E" w:rsidRDefault="003C4AC6" w:rsidP="00AB6E7C">
      <w:pPr>
        <w:pStyle w:val="NormalBPBHEB"/>
      </w:pPr>
    </w:p>
    <w:p w14:paraId="36A6FBB5" w14:textId="76434989" w:rsidR="00D43F4E" w:rsidRDefault="00D43F4E" w:rsidP="00AB6E7C">
      <w:pPr>
        <w:pStyle w:val="Heading3BPBHEB"/>
      </w:pPr>
      <w:r w:rsidRPr="00D43F4E">
        <w:t>Example</w:t>
      </w:r>
      <w:r w:rsidR="007A3E89">
        <w:t xml:space="preserve"> - </w:t>
      </w:r>
      <w:r w:rsidRPr="00D43F4E">
        <w:t>Sentiment</w:t>
      </w:r>
      <w:r w:rsidR="003C4AC6">
        <w:t xml:space="preserve"> a</w:t>
      </w:r>
      <w:r w:rsidRPr="00D43F4E">
        <w:t xml:space="preserve">nalysis </w:t>
      </w:r>
      <w:r w:rsidR="003C4AC6">
        <w:t>e</w:t>
      </w:r>
      <w:r w:rsidRPr="00D43F4E">
        <w:t>nsemble</w:t>
      </w:r>
    </w:p>
    <w:p w14:paraId="16EBB5FA" w14:textId="021D3BC4" w:rsidR="00A840C2" w:rsidRPr="00A840C2" w:rsidRDefault="00A840C2" w:rsidP="00AB6E7C">
      <w:pPr>
        <w:pStyle w:val="NormalBPBHEB"/>
      </w:pPr>
      <w:r w:rsidRPr="00A840C2">
        <w:t xml:space="preserve">This example </w:t>
      </w:r>
      <w:r w:rsidR="00616AD2" w:rsidRPr="00A840C2">
        <w:t>shows</w:t>
      </w:r>
      <w:r w:rsidRPr="00A840C2">
        <w:t xml:space="preserve"> how ensemble methods can improve the accuracy of sentiment analysis by combining predictions from multiple models</w:t>
      </w:r>
      <w:r w:rsidR="003E0EFF">
        <w:t>:</w:t>
      </w:r>
    </w:p>
    <w:p w14:paraId="5A57D075" w14:textId="77777777" w:rsidR="00BC3256" w:rsidRPr="00514879" w:rsidRDefault="00BC3256" w:rsidP="005B5146">
      <w:pPr>
        <w:pStyle w:val="SC-Source"/>
      </w:pPr>
      <w:r w:rsidRPr="00514879">
        <w:t>```python</w:t>
      </w:r>
      <w:r>
        <w:t xml:space="preserve"> …</w:t>
      </w:r>
    </w:p>
    <w:p w14:paraId="3F130F31" w14:textId="61DFF0EB" w:rsidR="00D43F4E" w:rsidRPr="00AB6E7C" w:rsidRDefault="00D43F4E" w:rsidP="005B5146">
      <w:pPr>
        <w:pStyle w:val="SC-Source"/>
      </w:pPr>
      <w:r w:rsidRPr="00AB6E7C">
        <w:t>from sklearn.ensemble import VotingClassifier</w:t>
      </w:r>
    </w:p>
    <w:p w14:paraId="593AACBB" w14:textId="77777777" w:rsidR="00D43F4E" w:rsidRPr="00AB6E7C" w:rsidRDefault="00D43F4E" w:rsidP="005B5146">
      <w:pPr>
        <w:pStyle w:val="SC-Source"/>
      </w:pPr>
      <w:r w:rsidRPr="00AB6E7C">
        <w:t>from sklearn.linear_model import LogisticRegression</w:t>
      </w:r>
    </w:p>
    <w:p w14:paraId="3B016B49" w14:textId="77777777" w:rsidR="00D43F4E" w:rsidRPr="00AB6E7C" w:rsidRDefault="00D43F4E" w:rsidP="005B5146">
      <w:pPr>
        <w:pStyle w:val="SC-Source"/>
      </w:pPr>
      <w:r w:rsidRPr="00AB6E7C">
        <w:t>from sklearn.svm import SVC</w:t>
      </w:r>
    </w:p>
    <w:p w14:paraId="407D91D5" w14:textId="77777777" w:rsidR="00D43F4E" w:rsidRPr="00AB6E7C" w:rsidRDefault="00D43F4E" w:rsidP="005B5146">
      <w:pPr>
        <w:pStyle w:val="SC-Source"/>
      </w:pPr>
      <w:r w:rsidRPr="00AB6E7C">
        <w:t>from sklearn.tree import DecisionTreeClassifier</w:t>
      </w:r>
    </w:p>
    <w:p w14:paraId="2C5068B4" w14:textId="77777777" w:rsidR="00D43F4E" w:rsidRPr="00AB6E7C" w:rsidRDefault="00D43F4E" w:rsidP="005B5146">
      <w:pPr>
        <w:pStyle w:val="SC-Source"/>
      </w:pPr>
    </w:p>
    <w:p w14:paraId="23CD9071" w14:textId="77777777" w:rsidR="00D43F4E" w:rsidRPr="0040591F" w:rsidRDefault="00D43F4E" w:rsidP="005B5146">
      <w:pPr>
        <w:pStyle w:val="SC-Source"/>
        <w:rPr>
          <w:lang w:val="it-IT"/>
          <w:rPrChange w:id="8" w:author="Paulo Leocadio" w:date="2025-12-10T20:31:00Z" w16du:dateUtc="2025-12-11T01:31:00Z">
            <w:rPr/>
          </w:rPrChange>
        </w:rPr>
      </w:pPr>
      <w:r w:rsidRPr="0040591F">
        <w:rPr>
          <w:lang w:val="it-IT"/>
          <w:rPrChange w:id="9" w:author="Paulo Leocadio" w:date="2025-12-10T20:31:00Z" w16du:dateUtc="2025-12-11T01:31:00Z">
            <w:rPr/>
          </w:rPrChange>
        </w:rPr>
        <w:t>model1 = LogisticRegression()</w:t>
      </w:r>
    </w:p>
    <w:p w14:paraId="202B0ABB" w14:textId="77777777" w:rsidR="00D43F4E" w:rsidRPr="0040591F" w:rsidRDefault="00D43F4E" w:rsidP="005B5146">
      <w:pPr>
        <w:pStyle w:val="SC-Source"/>
        <w:rPr>
          <w:lang w:val="it-IT"/>
          <w:rPrChange w:id="10" w:author="Paulo Leocadio" w:date="2025-12-10T20:31:00Z" w16du:dateUtc="2025-12-11T01:31:00Z">
            <w:rPr/>
          </w:rPrChange>
        </w:rPr>
      </w:pPr>
      <w:r w:rsidRPr="0040591F">
        <w:rPr>
          <w:lang w:val="it-IT"/>
          <w:rPrChange w:id="11" w:author="Paulo Leocadio" w:date="2025-12-10T20:31:00Z" w16du:dateUtc="2025-12-11T01:31:00Z">
            <w:rPr/>
          </w:rPrChange>
        </w:rPr>
        <w:t>model2 = SVC(probability=True)</w:t>
      </w:r>
    </w:p>
    <w:p w14:paraId="2E476CF2" w14:textId="77777777" w:rsidR="00D43F4E" w:rsidRPr="0040591F" w:rsidRDefault="00D43F4E" w:rsidP="005B5146">
      <w:pPr>
        <w:pStyle w:val="SC-Source"/>
        <w:rPr>
          <w:lang w:val="it-IT"/>
          <w:rPrChange w:id="12" w:author="Paulo Leocadio" w:date="2025-12-10T20:31:00Z" w16du:dateUtc="2025-12-11T01:31:00Z">
            <w:rPr/>
          </w:rPrChange>
        </w:rPr>
      </w:pPr>
      <w:r w:rsidRPr="0040591F">
        <w:rPr>
          <w:lang w:val="it-IT"/>
          <w:rPrChange w:id="13" w:author="Paulo Leocadio" w:date="2025-12-10T20:31:00Z" w16du:dateUtc="2025-12-11T01:31:00Z">
            <w:rPr/>
          </w:rPrChange>
        </w:rPr>
        <w:t>model3 = DecisionTreeClassifier()</w:t>
      </w:r>
    </w:p>
    <w:p w14:paraId="052B3E8F" w14:textId="77777777" w:rsidR="00D43F4E" w:rsidRPr="0040591F" w:rsidRDefault="00D43F4E" w:rsidP="005B5146">
      <w:pPr>
        <w:pStyle w:val="SC-Source"/>
        <w:rPr>
          <w:lang w:val="it-IT"/>
          <w:rPrChange w:id="14" w:author="Paulo Leocadio" w:date="2025-12-10T20:31:00Z" w16du:dateUtc="2025-12-11T01:31:00Z">
            <w:rPr/>
          </w:rPrChange>
        </w:rPr>
      </w:pPr>
    </w:p>
    <w:p w14:paraId="670BA1BA" w14:textId="77777777" w:rsidR="00D43F4E" w:rsidRPr="0040591F" w:rsidRDefault="00D43F4E" w:rsidP="005B5146">
      <w:pPr>
        <w:pStyle w:val="SC-Source"/>
        <w:rPr>
          <w:lang w:val="it-IT"/>
          <w:rPrChange w:id="15" w:author="Paulo Leocadio" w:date="2025-12-10T20:31:00Z" w16du:dateUtc="2025-12-11T01:31:00Z">
            <w:rPr/>
          </w:rPrChange>
        </w:rPr>
      </w:pPr>
      <w:r w:rsidRPr="0040591F">
        <w:rPr>
          <w:lang w:val="it-IT"/>
          <w:rPrChange w:id="16" w:author="Paulo Leocadio" w:date="2025-12-10T20:31:00Z" w16du:dateUtc="2025-12-11T01:31:00Z">
            <w:rPr/>
          </w:rPrChange>
        </w:rPr>
        <w:t>ensemble_model = VotingClassifier(</w:t>
      </w:r>
    </w:p>
    <w:p w14:paraId="44485C19" w14:textId="77777777" w:rsidR="00D43F4E" w:rsidRPr="0040591F" w:rsidRDefault="00D43F4E" w:rsidP="005B5146">
      <w:pPr>
        <w:pStyle w:val="SC-Source"/>
        <w:rPr>
          <w:lang w:val="it-IT"/>
          <w:rPrChange w:id="17" w:author="Paulo Leocadio" w:date="2025-12-10T20:31:00Z" w16du:dateUtc="2025-12-11T01:31:00Z">
            <w:rPr/>
          </w:rPrChange>
        </w:rPr>
      </w:pPr>
      <w:r w:rsidRPr="0040591F">
        <w:rPr>
          <w:lang w:val="it-IT"/>
          <w:rPrChange w:id="18" w:author="Paulo Leocadio" w:date="2025-12-10T20:31:00Z" w16du:dateUtc="2025-12-11T01:31:00Z">
            <w:rPr/>
          </w:rPrChange>
        </w:rPr>
        <w:t xml:space="preserve">    estimators=[('lr', model1), ('svm', model2), ('dt', model3)],</w:t>
      </w:r>
    </w:p>
    <w:p w14:paraId="27020AC4" w14:textId="77777777" w:rsidR="00D43F4E" w:rsidRPr="00AB6E7C" w:rsidRDefault="00D43F4E" w:rsidP="005B5146">
      <w:pPr>
        <w:pStyle w:val="SC-Source"/>
      </w:pPr>
      <w:r w:rsidRPr="00AB6E7C">
        <w:rPr>
          <w:lang w:val="it-IT"/>
        </w:rPr>
        <w:t xml:space="preserve">    </w:t>
      </w:r>
      <w:r w:rsidRPr="00AB6E7C">
        <w:t>voting='soft'</w:t>
      </w:r>
    </w:p>
    <w:p w14:paraId="1463D952" w14:textId="77777777" w:rsidR="00D43F4E" w:rsidRPr="00947A08" w:rsidRDefault="00D43F4E" w:rsidP="005B5146">
      <w:pPr>
        <w:pStyle w:val="SC-Source"/>
      </w:pPr>
      <w:r w:rsidRPr="00947A08">
        <w:t>)</w:t>
      </w:r>
    </w:p>
    <w:p w14:paraId="5594E9A4" w14:textId="77777777" w:rsidR="00D43F4E" w:rsidRPr="00947A08" w:rsidRDefault="00D43F4E" w:rsidP="005B5146">
      <w:pPr>
        <w:pStyle w:val="SC-Source"/>
      </w:pPr>
    </w:p>
    <w:p w14:paraId="4CD42406" w14:textId="77777777" w:rsidR="00D43F4E" w:rsidRPr="00947A08" w:rsidRDefault="00D43F4E" w:rsidP="005B5146">
      <w:pPr>
        <w:pStyle w:val="SC-Source"/>
      </w:pPr>
      <w:r w:rsidRPr="00947A08">
        <w:t>ensemble_model.fit(X_train, y_train)</w:t>
      </w:r>
    </w:p>
    <w:p w14:paraId="0176E628" w14:textId="77777777" w:rsidR="00D43F4E" w:rsidRPr="00AB6E7C" w:rsidRDefault="00D43F4E" w:rsidP="005B5146">
      <w:pPr>
        <w:pStyle w:val="SC-Source"/>
      </w:pPr>
      <w:r w:rsidRPr="00AB6E7C">
        <w:t>accuracy = ensemble_model.score(X_test, y_test)</w:t>
      </w:r>
    </w:p>
    <w:p w14:paraId="49683631" w14:textId="77777777" w:rsidR="00D43F4E" w:rsidRPr="00AB6E7C" w:rsidRDefault="00D43F4E" w:rsidP="005B5146">
      <w:pPr>
        <w:pStyle w:val="SC-Source"/>
      </w:pPr>
      <w:r w:rsidRPr="00AB6E7C">
        <w:t>print(f"Ensemble accuracy: {accuracy:.2f}")</w:t>
      </w:r>
    </w:p>
    <w:p w14:paraId="717CD0EA" w14:textId="553C437A" w:rsidR="00D43F4E" w:rsidRPr="00AB6E7C" w:rsidRDefault="00D43F4E" w:rsidP="005B5146">
      <w:pPr>
        <w:pStyle w:val="SC-Source"/>
      </w:pPr>
      <w:r w:rsidRPr="00AB6E7C">
        <w:t>`</w:t>
      </w:r>
      <w:r w:rsidR="00B84EA8" w:rsidRPr="00AB6E7C">
        <w:t>``</w:t>
      </w:r>
    </w:p>
    <w:p w14:paraId="7AA938B3" w14:textId="6139E44A" w:rsidR="00736A95" w:rsidRPr="00736A95" w:rsidRDefault="00736A95" w:rsidP="00AB6E7C">
      <w:pPr>
        <w:pStyle w:val="NormalBPBHEB"/>
      </w:pPr>
      <w:r w:rsidRPr="0EE56CF0">
        <w:t xml:space="preserve">This code </w:t>
      </w:r>
      <w:r w:rsidR="00D842C9" w:rsidRPr="0EE56CF0">
        <w:t>shows</w:t>
      </w:r>
      <w:r w:rsidRPr="0EE56CF0">
        <w:t xml:space="preserve"> an ensemble approach to sentiment analysis using the </w:t>
      </w:r>
      <w:r w:rsidRPr="00AB6E7C">
        <w:rPr>
          <w:rStyle w:val="CodeinTextBPBHEBChar"/>
        </w:rPr>
        <w:t>VotingClassifier</w:t>
      </w:r>
      <w:r w:rsidRPr="0EE56CF0">
        <w:t xml:space="preserve"> from the </w:t>
      </w:r>
      <w:r w:rsidRPr="00AB6E7C">
        <w:rPr>
          <w:rStyle w:val="CodeinTextBPBHEBChar"/>
        </w:rPr>
        <w:t>scikit-learn</w:t>
      </w:r>
      <w:r w:rsidRPr="0EE56CF0">
        <w:t xml:space="preserve"> library. The ensemble model combines the predictions of three base models: logistic regression, a </w:t>
      </w:r>
      <w:r w:rsidRPr="00AB6E7C">
        <w:rPr>
          <w:b/>
          <w:bCs/>
        </w:rPr>
        <w:t xml:space="preserve">support vector </w:t>
      </w:r>
      <w:r w:rsidR="00851638">
        <w:rPr>
          <w:b/>
          <w:bCs/>
        </w:rPr>
        <w:t xml:space="preserve">machine </w:t>
      </w:r>
      <w:r w:rsidR="00851638" w:rsidRPr="00851638">
        <w:t>(</w:t>
      </w:r>
      <w:r w:rsidR="00851638">
        <w:rPr>
          <w:b/>
          <w:bCs/>
        </w:rPr>
        <w:t>SVM</w:t>
      </w:r>
      <w:r w:rsidR="00851638" w:rsidRPr="00851638">
        <w:t>), and a decision tree</w:t>
      </w:r>
      <w:r w:rsidRPr="0EE56CF0">
        <w:t xml:space="preserve">. Each of these base models contributes </w:t>
      </w:r>
      <w:r w:rsidR="003D4104">
        <w:t>unique strengths to improve overall prediction accuracy in</w:t>
      </w:r>
      <w:r w:rsidRPr="0EE56CF0">
        <w:t xml:space="preserve"> the sentiment analysis task.</w:t>
      </w:r>
    </w:p>
    <w:p w14:paraId="48F136D8" w14:textId="49A65B7D" w:rsidR="00736A95" w:rsidRPr="00736A95" w:rsidRDefault="00736A95" w:rsidP="00AB6E7C">
      <w:pPr>
        <w:pStyle w:val="NormalBPBHEB"/>
      </w:pPr>
      <w:r w:rsidRPr="00736A95">
        <w:t xml:space="preserve">The code begins by importing the necessary libraries and defining the three base models. The logistic regression model </w:t>
      </w:r>
      <w:r w:rsidRPr="00545510">
        <w:t>(</w:t>
      </w:r>
      <w:r w:rsidR="006C1249">
        <w:rPr>
          <w:rStyle w:val="CodeinTextBPBHEBChar"/>
        </w:rPr>
        <w:t xml:space="preserve">Model 1) </w:t>
      </w:r>
      <w:r w:rsidR="006C1249" w:rsidRPr="0064547C">
        <w:rPr>
          <w:rStyle w:val="bpbbodyEngChar"/>
          <w:rFonts w:ascii="Palatino Linotype" w:hAnsi="Palatino Linotype"/>
        </w:rPr>
        <w:t>is particularly effective for binary classification tasks due to its simplicity and ability to handle</w:t>
      </w:r>
      <w:r w:rsidRPr="0064547C">
        <w:rPr>
          <w:rStyle w:val="bpbbodyEngChar"/>
          <w:rFonts w:ascii="Palatino Linotype" w:hAnsi="Palatino Linotype"/>
        </w:rPr>
        <w:t xml:space="preserve"> linear</w:t>
      </w:r>
      <w:r w:rsidRPr="00736A95">
        <w:t xml:space="preserve">ly separable data. The </w:t>
      </w:r>
      <w:r w:rsidR="00947A08">
        <w:t>SV</w:t>
      </w:r>
      <w:r w:rsidR="00851638">
        <w:t>M</w:t>
      </w:r>
      <w:r w:rsidRPr="00736A95">
        <w:t xml:space="preserve"> (</w:t>
      </w:r>
      <w:r w:rsidRPr="00AB6E7C">
        <w:rPr>
          <w:rStyle w:val="CodeinTextBPBHEBChar"/>
        </w:rPr>
        <w:t>model2</w:t>
      </w:r>
      <w:r w:rsidRPr="00736A95">
        <w:t xml:space="preserve">) is configured to output probability estimates, making it suitable for integration in the ensemble. The decision tree </w:t>
      </w:r>
      <w:r w:rsidRPr="00545510">
        <w:t>classifier (</w:t>
      </w:r>
      <w:r w:rsidR="00545510" w:rsidRPr="00AB6E7C">
        <w:rPr>
          <w:rStyle w:val="CodeinTextBPBHEBChar"/>
        </w:rPr>
        <w:t>model3</w:t>
      </w:r>
      <w:r w:rsidR="00545510" w:rsidRPr="00545510">
        <w:t>) is included for its interpretability and ability to capture nonlinear</w:t>
      </w:r>
      <w:r w:rsidRPr="00545510">
        <w:t xml:space="preserve"> </w:t>
      </w:r>
      <w:r w:rsidRPr="00736A95">
        <w:t>relationships in the data.</w:t>
      </w:r>
    </w:p>
    <w:p w14:paraId="68D1D435" w14:textId="383C3568" w:rsidR="00736A95" w:rsidRPr="00736A95" w:rsidRDefault="00736A95" w:rsidP="00AB6E7C">
      <w:pPr>
        <w:pStyle w:val="NormalBPBHEB"/>
      </w:pPr>
      <w:r w:rsidRPr="0EE56CF0">
        <w:t xml:space="preserve">Next, the </w:t>
      </w:r>
      <w:r w:rsidRPr="00AB6E7C">
        <w:rPr>
          <w:rStyle w:val="CodeinTextBPBHEBChar"/>
        </w:rPr>
        <w:t>VotingClassifier</w:t>
      </w:r>
      <w:r w:rsidRPr="0EE56CF0">
        <w:t xml:space="preserve"> is instantiated with the three models as its components. The </w:t>
      </w:r>
      <w:r w:rsidRPr="00AB6E7C">
        <w:rPr>
          <w:rStyle w:val="CodeinTextBPBHEBChar"/>
        </w:rPr>
        <w:t>voting='soft'</w:t>
      </w:r>
      <w:r w:rsidRPr="0EE56CF0">
        <w:t xml:space="preserve"> parameter specifies that the ensemble will use probability-weighted voting</w:t>
      </w:r>
      <w:r w:rsidR="00E12F94">
        <w:t xml:space="preserve">. </w:t>
      </w:r>
      <w:r w:rsidR="000510E7">
        <w:t>T</w:t>
      </w:r>
      <w:r w:rsidR="00E12F94">
        <w:t xml:space="preserve">his method accounts for each model's confidence in its predictions, enabling the ensemble to capitalize on the models' strengths where they perform best. For example, if logistic regression is more reliable for specific patterns, its higher confidence in those predictions will </w:t>
      </w:r>
      <w:r w:rsidR="00B54765">
        <w:t>have a more significant influence on the outcome</w:t>
      </w:r>
      <w:r w:rsidR="00E12F94">
        <w:t>.</w:t>
      </w:r>
    </w:p>
    <w:p w14:paraId="54C6E9FE" w14:textId="6CEF2475" w:rsidR="00736A95" w:rsidRPr="00736A95" w:rsidRDefault="00736A95" w:rsidP="00AB6E7C">
      <w:pPr>
        <w:pStyle w:val="NormalBPBHEB"/>
      </w:pPr>
      <w:r w:rsidRPr="0EE56CF0">
        <w:t xml:space="preserve">The </w:t>
      </w:r>
      <w:r w:rsidRPr="00AB6E7C">
        <w:rPr>
          <w:rStyle w:val="CodeinTextBPBHEBChar"/>
        </w:rPr>
        <w:t>fit</w:t>
      </w:r>
      <w:r w:rsidRPr="0EE56CF0">
        <w:t xml:space="preserve"> method is then used to train the ensemble model on the training dataset (</w:t>
      </w:r>
      <w:r w:rsidRPr="00AB6E7C">
        <w:rPr>
          <w:rStyle w:val="CodeinTextBPBHEBChar"/>
        </w:rPr>
        <w:t>X_train</w:t>
      </w:r>
      <w:r w:rsidRPr="0EE56CF0">
        <w:t xml:space="preserve">, </w:t>
      </w:r>
      <w:r w:rsidRPr="00AB6E7C">
        <w:rPr>
          <w:rStyle w:val="CodeinTextBPBHEBChar"/>
        </w:rPr>
        <w:t>y_train)</w:t>
      </w:r>
      <w:r w:rsidRPr="00CD7FE0">
        <w:t xml:space="preserve">. During this process, each base model is trained independently on the same dataset, and </w:t>
      </w:r>
      <w:r w:rsidR="00D4372A">
        <w:t>the ensemble later aggregates its predictions</w:t>
      </w:r>
      <w:r w:rsidRPr="00CD7FE0">
        <w:t>. The ensemble's ability to integrate</w:t>
      </w:r>
      <w:r w:rsidRPr="0EE56CF0">
        <w:t xml:space="preserve"> diverse decision boundaries and </w:t>
      </w:r>
      <w:r w:rsidR="00F44306" w:rsidRPr="0EE56CF0">
        <w:t>use</w:t>
      </w:r>
      <w:r w:rsidRPr="0EE56CF0">
        <w:t xml:space="preserve"> complementary strengths of its base models often results in better generalization and robustness than any single model.</w:t>
      </w:r>
    </w:p>
    <w:p w14:paraId="6E0B8EF6" w14:textId="4C6E991F" w:rsidR="00736A95" w:rsidRPr="00736A95" w:rsidRDefault="00736A95" w:rsidP="00AB6E7C">
      <w:pPr>
        <w:pStyle w:val="NormalBPBHEB"/>
      </w:pPr>
      <w:r w:rsidRPr="0EE56CF0">
        <w:t xml:space="preserve">Finally, the </w:t>
      </w:r>
      <w:r w:rsidRPr="00AB6E7C">
        <w:rPr>
          <w:rStyle w:val="CodeinTextBPBHEBChar"/>
        </w:rPr>
        <w:t>score</w:t>
      </w:r>
      <w:r w:rsidRPr="0EE56CF0">
        <w:t xml:space="preserve"> method evaluates the ensemble's accuracy on the test dataset (</w:t>
      </w:r>
      <w:r w:rsidRPr="00AB6E7C">
        <w:rPr>
          <w:rStyle w:val="CodeinTextBPBHEBChar"/>
        </w:rPr>
        <w:t>X_test</w:t>
      </w:r>
      <w:r w:rsidRPr="0EE56CF0">
        <w:t xml:space="preserve">, </w:t>
      </w:r>
      <w:r w:rsidRPr="00AB6E7C">
        <w:rPr>
          <w:rStyle w:val="CodeinTextBPBHEBChar"/>
        </w:rPr>
        <w:t>y_test</w:t>
      </w:r>
      <w:r w:rsidRPr="0EE56CF0">
        <w:t xml:space="preserve">), providing a quantitative measure of its performance. The code concludes by printing the accuracy score, </w:t>
      </w:r>
      <w:r w:rsidR="00D4372A">
        <w:t>which indicates how well the ensemble model predicts sentiment labels relative</w:t>
      </w:r>
      <w:r w:rsidRPr="0EE56CF0">
        <w:t xml:space="preserve"> to the ground truth.</w:t>
      </w:r>
    </w:p>
    <w:p w14:paraId="4C785D77" w14:textId="0A479CE7" w:rsidR="00736A95" w:rsidRDefault="009C1C3E" w:rsidP="00CD7FE0">
      <w:pPr>
        <w:pStyle w:val="NormalBPBHEB"/>
      </w:pPr>
      <w:r>
        <w:t>This</w:t>
      </w:r>
      <w:r w:rsidR="00836394">
        <w:t xml:space="preserve"> approach </w:t>
      </w:r>
      <w:r w:rsidR="00BA0319">
        <w:t>demonstrates how combining multiple classifiers can improve predictive performance in NLP tasks, such as</w:t>
      </w:r>
      <w:r w:rsidR="00836394">
        <w:t xml:space="preserve"> sentiment analysis. By utilizing the strengths of different models, the ensemble minimizes individual weaknesses and boosts overall robustness and reliability.</w:t>
      </w:r>
    </w:p>
    <w:p w14:paraId="30677FAD" w14:textId="77777777" w:rsidR="00CD7FE0" w:rsidRPr="00453218" w:rsidRDefault="00CD7FE0" w:rsidP="00AB6E7C">
      <w:pPr>
        <w:pStyle w:val="NormalBPBHEB"/>
      </w:pPr>
    </w:p>
    <w:p w14:paraId="4D66243B" w14:textId="28EF851E" w:rsidR="00D43F4E" w:rsidRPr="00D43F4E" w:rsidRDefault="00453218" w:rsidP="00AB6E7C">
      <w:pPr>
        <w:pStyle w:val="Heading1BPBHEB"/>
      </w:pPr>
      <w:r w:rsidRPr="00D43F4E">
        <w:t>Improving</w:t>
      </w:r>
      <w:r w:rsidR="00D43F4E" w:rsidRPr="00D43F4E">
        <w:t xml:space="preserve"> </w:t>
      </w:r>
      <w:r w:rsidR="00CD7FE0">
        <w:t>i</w:t>
      </w:r>
      <w:r w:rsidR="00D43F4E" w:rsidRPr="00D43F4E">
        <w:t xml:space="preserve">nference </w:t>
      </w:r>
      <w:r w:rsidR="00CD7FE0">
        <w:t>s</w:t>
      </w:r>
      <w:r w:rsidR="00D43F4E" w:rsidRPr="00D43F4E">
        <w:t xml:space="preserve">peed and </w:t>
      </w:r>
      <w:r w:rsidR="00CD7FE0">
        <w:t>e</w:t>
      </w:r>
      <w:r w:rsidR="00D43F4E" w:rsidRPr="00D43F4E">
        <w:t>fficiency</w:t>
      </w:r>
    </w:p>
    <w:p w14:paraId="6288CD4A" w14:textId="77777777" w:rsidR="00D43F4E" w:rsidRDefault="00D43F4E" w:rsidP="00AB6E7C">
      <w:pPr>
        <w:pStyle w:val="NormalBPBHEB"/>
      </w:pPr>
      <w:r w:rsidRPr="00D43F4E">
        <w:t>Inference speed and computational efficiency are critical for real-time NLP applications. Optimization strategies reduce latency while ensuring accuracy, enabling seamless deployment in resource-constrained environments.</w:t>
      </w:r>
    </w:p>
    <w:p w14:paraId="4905A348" w14:textId="0018EBD0" w:rsidR="00C33078" w:rsidRDefault="008C34C7" w:rsidP="00AB6E7C">
      <w:pPr>
        <w:pStyle w:val="NormalBPBHEB"/>
      </w:pPr>
      <w:r w:rsidRPr="00AB6E7C">
        <w:rPr>
          <w:i/>
          <w:iCs/>
        </w:rPr>
        <w:t>Figure 8.5</w:t>
      </w:r>
      <w:r>
        <w:t xml:space="preserve"> illustrates the transformer model, pruning, quantization blocks, and deployment paths: mobile edge, cloud, </w:t>
      </w:r>
      <w:r w:rsidR="00E12F94">
        <w:t xml:space="preserve">and </w:t>
      </w:r>
      <w:r>
        <w:t>embedded</w:t>
      </w:r>
      <w:r w:rsidR="00E12F94">
        <w:t>.</w:t>
      </w:r>
    </w:p>
    <w:p w14:paraId="4610D1DE" w14:textId="77777777" w:rsidR="00D54E52" w:rsidRDefault="009F4002" w:rsidP="00AB6E7C">
      <w:pPr>
        <w:pStyle w:val="FigureBPBHEB"/>
      </w:pPr>
      <w:r>
        <w:rPr>
          <w:noProof/>
          <w:lang w:val="en-IN" w:eastAsia="en-IN"/>
        </w:rPr>
        <w:drawing>
          <wp:inline distT="0" distB="0" distL="0" distR="0" wp14:anchorId="348D55DF" wp14:editId="2A7D1AD9">
            <wp:extent cx="4181916" cy="4181916"/>
            <wp:effectExtent l="0" t="0" r="9525" b="9525"/>
            <wp:docPr id="1358219956" name="Picture 5"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19956" name="Picture 5" descr="A diagram of a workflow&#10;&#10;AI-generated content may be incorrect."/>
                    <pic:cNvPicPr/>
                  </pic:nvPicPr>
                  <pic:blipFill>
                    <a:blip r:embed="rId15"/>
                    <a:stretch>
                      <a:fillRect/>
                    </a:stretch>
                  </pic:blipFill>
                  <pic:spPr>
                    <a:xfrm>
                      <a:off x="0" y="0"/>
                      <a:ext cx="4191681" cy="4191681"/>
                    </a:xfrm>
                    <a:prstGeom prst="rect">
                      <a:avLst/>
                    </a:prstGeom>
                  </pic:spPr>
                </pic:pic>
              </a:graphicData>
            </a:graphic>
          </wp:inline>
        </w:drawing>
      </w:r>
    </w:p>
    <w:p w14:paraId="4DF09F26" w14:textId="7A02940F" w:rsidR="009F4002" w:rsidRDefault="00D54E52" w:rsidP="00CD7FE0">
      <w:pPr>
        <w:pStyle w:val="FigureCaptionBPBHEB"/>
      </w:pPr>
      <w:r w:rsidRPr="00AB6E7C">
        <w:rPr>
          <w:b/>
          <w:bCs w:val="0"/>
        </w:rPr>
        <w:t>Figure 8</w:t>
      </w:r>
      <w:r w:rsidR="00CD7FE0" w:rsidRPr="00AB6E7C">
        <w:rPr>
          <w:b/>
          <w:bCs w:val="0"/>
        </w:rPr>
        <w:t>.5</w:t>
      </w:r>
      <w:r w:rsidR="00CD7FE0">
        <w:t>:</w:t>
      </w:r>
      <w:r>
        <w:t xml:space="preserve"> </w:t>
      </w:r>
      <w:r w:rsidRPr="00396B47">
        <w:t xml:space="preserve">Quantization </w:t>
      </w:r>
      <w:r w:rsidR="00CD7FE0">
        <w:t>and o</w:t>
      </w:r>
      <w:r w:rsidRPr="00396B47">
        <w:t xml:space="preserve">ptimization </w:t>
      </w:r>
      <w:r w:rsidR="00CD7FE0">
        <w:t>f</w:t>
      </w:r>
      <w:r w:rsidRPr="00396B47">
        <w:t>low</w:t>
      </w:r>
    </w:p>
    <w:p w14:paraId="6B7B6E73" w14:textId="77777777" w:rsidR="00CD7FE0" w:rsidRPr="00D43F4E" w:rsidRDefault="00CD7FE0" w:rsidP="00AB6E7C">
      <w:pPr>
        <w:pStyle w:val="NormalBPBHEB"/>
      </w:pPr>
    </w:p>
    <w:p w14:paraId="35387244" w14:textId="77777777" w:rsidR="00D43F4E" w:rsidRDefault="00D43F4E" w:rsidP="00AB6E7C">
      <w:pPr>
        <w:pStyle w:val="Heading2BPBHEB"/>
      </w:pPr>
      <w:r w:rsidRPr="00D43F4E">
        <w:t>Techniques</w:t>
      </w:r>
    </w:p>
    <w:p w14:paraId="7DBFFC50" w14:textId="1EE6C664" w:rsidR="00E560E0" w:rsidRDefault="008C34C7" w:rsidP="00CD7FE0">
      <w:pPr>
        <w:pStyle w:val="NormalBPBHEB"/>
      </w:pPr>
      <w:r>
        <w:t xml:space="preserve">Improving inference speed and efficiency is crucial for deploying NLP models in real-world applications. These enhancements not only reduce latency but also ensure </w:t>
      </w:r>
      <w:r w:rsidR="00E12F94">
        <w:t>that models perform well in resource-constrained environments, such as</w:t>
      </w:r>
      <w:r>
        <w:t xml:space="preserve"> edge devices or systems with limited computing power. Here are key techniques that simplify inference and support scalable, high-performance applications.</w:t>
      </w:r>
    </w:p>
    <w:p w14:paraId="4B80B51A" w14:textId="77777777" w:rsidR="00CD7FE0" w:rsidRPr="00E560E0" w:rsidRDefault="00CD7FE0" w:rsidP="00AB6E7C">
      <w:pPr>
        <w:pStyle w:val="NormalBPBHEB"/>
      </w:pPr>
    </w:p>
    <w:p w14:paraId="064CA637" w14:textId="539BA0AC" w:rsidR="0092798A" w:rsidRDefault="00D43F4E" w:rsidP="00AB6E7C">
      <w:pPr>
        <w:pStyle w:val="Heading3BPBHEB"/>
      </w:pPr>
      <w:r w:rsidRPr="00D43F4E">
        <w:t xml:space="preserve">Model </w:t>
      </w:r>
      <w:r w:rsidR="00CD7FE0">
        <w:t>s</w:t>
      </w:r>
      <w:r w:rsidRPr="00D43F4E">
        <w:t>implification</w:t>
      </w:r>
    </w:p>
    <w:p w14:paraId="51846123" w14:textId="21459AB4" w:rsidR="00D43F4E" w:rsidRDefault="00D43F4E" w:rsidP="00AB6E7C">
      <w:pPr>
        <w:pStyle w:val="NormalBPBHEB"/>
      </w:pPr>
      <w:r w:rsidRPr="00D43F4E">
        <w:t>Pruning or distillation reduces model complexity without compromising performance.</w:t>
      </w:r>
    </w:p>
    <w:p w14:paraId="02BD3AD9" w14:textId="5163DB74" w:rsidR="007D0F98" w:rsidRDefault="00E315BE" w:rsidP="00CD7FE0">
      <w:pPr>
        <w:pStyle w:val="NormalBPBHEB"/>
      </w:pPr>
      <w:r>
        <w:t>Simplification techniques</w:t>
      </w:r>
      <w:r w:rsidR="00E12F94">
        <w:t xml:space="preserve">, such as pruning and distillation, aim to reduce </w:t>
      </w:r>
      <w:r w:rsidR="00663B99">
        <w:t>model size and computational requirements</w:t>
      </w:r>
      <w:r w:rsidR="00E12F94">
        <w:t xml:space="preserve"> while maintaining</w:t>
      </w:r>
      <w:r>
        <w:t xml:space="preserve"> performance. Pruning eliminates less important parameters or connections, resulting in a smaller, more efficient structure. For instance, in a neural network, weights near zero can be removed without significantly affecting overall accuracy. This size reduction </w:t>
      </w:r>
      <w:r w:rsidR="00E12F94">
        <w:t>reduces</w:t>
      </w:r>
      <w:r>
        <w:t xml:space="preserve"> memory usage and speeds up processing. Meanwhile, distillation involves training a smaller "student" model to </w:t>
      </w:r>
      <w:r w:rsidR="00663B99">
        <w:t>mimic the behavior of a larger "teacher"</w:t>
      </w:r>
      <w:r>
        <w:t xml:space="preserve"> model. By transferring knowledge from the teacher to the student, distillation attains similar performance with fewer parameters. These techniques are especially valuable for deploying models on devices with limited memory and processing ability, such as smartphones or </w:t>
      </w:r>
      <w:r w:rsidRPr="00AB6E7C">
        <w:rPr>
          <w:b/>
          <w:bCs/>
        </w:rPr>
        <w:t>I</w:t>
      </w:r>
      <w:r w:rsidR="009C3A0A" w:rsidRPr="00AB6E7C">
        <w:rPr>
          <w:b/>
          <w:bCs/>
        </w:rPr>
        <w:t>nternet of Things</w:t>
      </w:r>
      <w:r w:rsidR="009C3A0A">
        <w:t xml:space="preserve"> (</w:t>
      </w:r>
      <w:r w:rsidR="009C3A0A" w:rsidRPr="00AB6E7C">
        <w:rPr>
          <w:b/>
          <w:bCs/>
        </w:rPr>
        <w:t>I</w:t>
      </w:r>
      <w:r w:rsidRPr="00AB6E7C">
        <w:rPr>
          <w:b/>
          <w:bCs/>
        </w:rPr>
        <w:t>oT</w:t>
      </w:r>
      <w:r w:rsidR="009C3A0A">
        <w:t>)</w:t>
      </w:r>
      <w:r>
        <w:t xml:space="preserve"> devices.</w:t>
      </w:r>
    </w:p>
    <w:p w14:paraId="6F6753CC" w14:textId="77777777" w:rsidR="009C3A0A" w:rsidRPr="00D43F4E" w:rsidRDefault="009C3A0A" w:rsidP="00AB6E7C">
      <w:pPr>
        <w:pStyle w:val="NormalBPBHEB"/>
      </w:pPr>
    </w:p>
    <w:p w14:paraId="6DDDB876" w14:textId="32C2B34F" w:rsidR="0092798A" w:rsidRDefault="00D43F4E" w:rsidP="00AB6E7C">
      <w:pPr>
        <w:pStyle w:val="Heading3BPBHEB"/>
      </w:pPr>
      <w:r w:rsidRPr="00D43F4E">
        <w:t>Quantization</w:t>
      </w:r>
    </w:p>
    <w:p w14:paraId="5E8F4BA9" w14:textId="2A4C2119" w:rsidR="00D43F4E" w:rsidRDefault="00D43F4E" w:rsidP="00AB6E7C">
      <w:pPr>
        <w:pStyle w:val="NormalBPBHEB"/>
      </w:pPr>
      <w:r w:rsidRPr="00D43F4E">
        <w:t>Converts model weights to lower precision, accelerating computation and reducing memory usage</w:t>
      </w:r>
      <w:r w:rsidR="009C3A0A">
        <w:t xml:space="preserve"> </w:t>
      </w:r>
      <w:sdt>
        <w:sdtPr>
          <w:rPr>
            <w:color w:val="000000"/>
          </w:rPr>
          <w:tag w:val="MENDELEY_CITATION_v3_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"/>
          <w:id w:val="164359687"/>
          <w:placeholder>
            <w:docPart w:val="DefaultPlaceholder_-1854013440"/>
          </w:placeholder>
        </w:sdtPr>
        <w:sdtContent>
          <w:r w:rsidR="00F37B25" w:rsidRPr="00F37B25">
            <w:rPr>
              <w:color w:val="000000"/>
            </w:rPr>
            <w:t>[8]</w:t>
          </w:r>
        </w:sdtContent>
      </w:sdt>
      <w:r w:rsidRPr="00D43F4E">
        <w:t>.</w:t>
      </w:r>
    </w:p>
    <w:p w14:paraId="7AE16232" w14:textId="7BB9DC22" w:rsidR="0083448A" w:rsidRDefault="00E315BE" w:rsidP="009C3A0A">
      <w:pPr>
        <w:pStyle w:val="NormalBPBHEB"/>
      </w:pPr>
      <w:r>
        <w:t>Quantization transforms model weights and activations from higher-precision data types, such as 32-bit floating-point, to lower-precision formats</w:t>
      </w:r>
      <w:r w:rsidR="00663B99">
        <w:t>, such as</w:t>
      </w:r>
      <w:r>
        <w:t xml:space="preserve"> 8-bit integers. This change </w:t>
      </w:r>
      <w:r w:rsidR="00E12F94">
        <w:t>significantly reduces the model's memory footprint and accelerates computation, as</w:t>
      </w:r>
      <w:r>
        <w:t xml:space="preserve"> lower-precision arithmetic consumes fewer resources. For example, TensorFlow Lite provides tools for post-training quantization, enabling developers to optimize pre-trained models for deployment. Quantization is especially beneficial in environments </w:t>
      </w:r>
      <w:r w:rsidR="00663B99">
        <w:t>such as embedded systems and</w:t>
      </w:r>
      <w:r>
        <w:t xml:space="preserve"> mobile apps, where storage and processing power are limited. Despite lowering precision, careful quantization preserves </w:t>
      </w:r>
      <w:r w:rsidR="00E12F94">
        <w:t>the</w:t>
      </w:r>
      <w:r>
        <w:t xml:space="preserve"> original accuracy, making it a popular choice for improving large-scale NLP models used in real-time applications.</w:t>
      </w:r>
    </w:p>
    <w:p w14:paraId="50191728" w14:textId="77777777" w:rsidR="009C3A0A" w:rsidRPr="00D43F4E" w:rsidRDefault="009C3A0A" w:rsidP="00AB6E7C">
      <w:pPr>
        <w:pStyle w:val="NormalBPBHEB"/>
      </w:pPr>
    </w:p>
    <w:p w14:paraId="3A568B54" w14:textId="7BEDAD87" w:rsidR="00D43F4E" w:rsidRDefault="00D43F4E" w:rsidP="00AB6E7C">
      <w:pPr>
        <w:pStyle w:val="Heading3BPBHEB"/>
      </w:pPr>
      <w:r w:rsidRPr="00D43F4E">
        <w:t>Example</w:t>
      </w:r>
      <w:r w:rsidR="00A475AF">
        <w:t xml:space="preserve"> - </w:t>
      </w:r>
      <w:r w:rsidRPr="00D43F4E">
        <w:t xml:space="preserve">Model </w:t>
      </w:r>
      <w:r w:rsidR="009C3A0A">
        <w:t>q</w:t>
      </w:r>
      <w:r w:rsidRPr="00D43F4E">
        <w:t>uantization</w:t>
      </w:r>
    </w:p>
    <w:p w14:paraId="0912C48B" w14:textId="17FE36B8" w:rsidR="00B43262" w:rsidRPr="00B43262" w:rsidRDefault="00B77EE0" w:rsidP="00AB6E7C">
      <w:pPr>
        <w:pStyle w:val="NormalBPBHEB"/>
      </w:pPr>
      <w:r>
        <w:t xml:space="preserve">Quantization is a powerful optimization technique that reduces the precision of model weights and activations, enabling faster and more efficient inference. This approach is </w:t>
      </w:r>
      <w:r w:rsidR="00E12F94">
        <w:t>particularly beneficial when deploying models on resource-constrained devices, such as</w:t>
      </w:r>
      <w:r>
        <w:t xml:space="preserve"> mobile phones, IoT devices, or embedded systems. The </w:t>
      </w:r>
      <w:r w:rsidR="009C3A0A">
        <w:t xml:space="preserve">following </w:t>
      </w:r>
      <w:r>
        <w:t>example shows how to convert a high-precision model into a quantized format using TensorFlow Lite, making it suitable for real-time applications with limited computational resources</w:t>
      </w:r>
      <w:r w:rsidR="009C3A0A">
        <w:t>:</w:t>
      </w:r>
    </w:p>
    <w:p w14:paraId="2562B933" w14:textId="1FB69C41" w:rsidR="00F73DB4" w:rsidRPr="00AB6E7C" w:rsidRDefault="008F0330" w:rsidP="005B5146">
      <w:pPr>
        <w:pStyle w:val="SC-Source"/>
      </w:pPr>
      <w:r w:rsidRPr="00AB6E7C">
        <w:t>``</w:t>
      </w:r>
      <w:r w:rsidR="00F73DB4" w:rsidRPr="00AB6E7C">
        <w:t>`</w:t>
      </w:r>
      <w:r w:rsidRPr="00AB6E7C">
        <w:t>python</w:t>
      </w:r>
    </w:p>
    <w:p w14:paraId="252BF5CD" w14:textId="2B959ADC" w:rsidR="00D43F4E" w:rsidRPr="00AB6E7C" w:rsidRDefault="00D43F4E" w:rsidP="005B5146">
      <w:pPr>
        <w:pStyle w:val="SC-Source"/>
      </w:pPr>
      <w:r w:rsidRPr="00AB6E7C">
        <w:t>import tensorflow as tf</w:t>
      </w:r>
    </w:p>
    <w:p w14:paraId="22817C9C" w14:textId="77777777" w:rsidR="00D43F4E" w:rsidRPr="00AB6E7C" w:rsidRDefault="00D43F4E" w:rsidP="005B5146">
      <w:pPr>
        <w:pStyle w:val="SC-Source"/>
      </w:pPr>
    </w:p>
    <w:p w14:paraId="5C963CEB" w14:textId="77777777" w:rsidR="00D43F4E" w:rsidRPr="00AB6E7C" w:rsidRDefault="00D43F4E" w:rsidP="005B5146">
      <w:pPr>
        <w:pStyle w:val="SC-Source"/>
      </w:pPr>
      <w:r w:rsidRPr="00AB6E7C">
        <w:t>converter = tf.lite.TFLiteConverter.from_keras_model(model)</w:t>
      </w:r>
    </w:p>
    <w:p w14:paraId="0AABF1D2" w14:textId="77777777" w:rsidR="00D43F4E" w:rsidRPr="00AB6E7C" w:rsidRDefault="00D43F4E" w:rsidP="005B5146">
      <w:pPr>
        <w:pStyle w:val="SC-Source"/>
      </w:pPr>
      <w:r w:rsidRPr="00AB6E7C">
        <w:t>converter.optimizations = [tf.lite.Optimize.DEFAULT]</w:t>
      </w:r>
    </w:p>
    <w:p w14:paraId="0168AEBB" w14:textId="77777777" w:rsidR="00D43F4E" w:rsidRPr="00AB6E7C" w:rsidRDefault="00D43F4E" w:rsidP="005B5146">
      <w:pPr>
        <w:pStyle w:val="SC-Source"/>
      </w:pPr>
      <w:r w:rsidRPr="00AB6E7C">
        <w:t>quantized_model = converter.convert()</w:t>
      </w:r>
    </w:p>
    <w:p w14:paraId="2803DA35" w14:textId="77777777" w:rsidR="00D43F4E" w:rsidRPr="00AB6E7C" w:rsidRDefault="00D43F4E" w:rsidP="005B5146">
      <w:pPr>
        <w:pStyle w:val="SC-Source"/>
      </w:pPr>
    </w:p>
    <w:p w14:paraId="36D6E56B" w14:textId="77777777" w:rsidR="00D43F4E" w:rsidRPr="00AB6E7C" w:rsidRDefault="00D43F4E" w:rsidP="005B5146">
      <w:pPr>
        <w:pStyle w:val="SC-Source"/>
      </w:pPr>
      <w:r w:rsidRPr="00AB6E7C">
        <w:t>with open('quantized_model.tflite', 'wb') as f:</w:t>
      </w:r>
    </w:p>
    <w:p w14:paraId="6D2C07C2" w14:textId="77777777" w:rsidR="00D43F4E" w:rsidRPr="00AB6E7C" w:rsidRDefault="00D43F4E" w:rsidP="005B5146">
      <w:pPr>
        <w:pStyle w:val="SC-Source"/>
      </w:pPr>
      <w:r w:rsidRPr="00AB6E7C">
        <w:t xml:space="preserve">    f.write(quantized_model)</w:t>
      </w:r>
    </w:p>
    <w:p w14:paraId="4D328361" w14:textId="77777777" w:rsidR="00D43F4E" w:rsidRPr="00AB6E7C" w:rsidRDefault="00D43F4E" w:rsidP="005B5146">
      <w:pPr>
        <w:pStyle w:val="SC-Source"/>
      </w:pPr>
      <w:r w:rsidRPr="00AB6E7C">
        <w:t>This example demonstrates TensorFlow Lite quantization, enabling faster inference on edge devices.</w:t>
      </w:r>
    </w:p>
    <w:p w14:paraId="3B9BE565" w14:textId="51FD6A96" w:rsidR="00F73DB4" w:rsidRPr="00AB6E7C" w:rsidRDefault="00F73DB4" w:rsidP="005B5146">
      <w:pPr>
        <w:pStyle w:val="SC-Source"/>
      </w:pPr>
      <w:r w:rsidRPr="00AB6E7C">
        <w:t>`</w:t>
      </w:r>
      <w:r w:rsidR="004435DA" w:rsidRPr="00AB6E7C">
        <w:t>``</w:t>
      </w:r>
    </w:p>
    <w:p w14:paraId="1211BB60" w14:textId="53D8B9AD" w:rsidR="00931E5B" w:rsidRPr="00931E5B" w:rsidRDefault="00B77EE0" w:rsidP="00AB6E7C">
      <w:pPr>
        <w:pStyle w:val="NormalBPBHEB"/>
      </w:pPr>
      <w:r>
        <w:t xml:space="preserve">The provided code example demonstrates how to </w:t>
      </w:r>
      <w:r w:rsidR="00171864">
        <w:t>quantize a model</w:t>
      </w:r>
      <w:r>
        <w:t xml:space="preserve"> with TensorFlow Lite. Quantization reduces the memory </w:t>
      </w:r>
      <w:r w:rsidR="00171864">
        <w:t>requirements and computational cost of an ML model by converting its parameters from a high-precision data type (</w:t>
      </w:r>
      <w:r w:rsidR="00736FCA">
        <w:t>e.g., 32-bit floating-point) to a lower-precision type (e.g.,</w:t>
      </w:r>
      <w:r>
        <w:t xml:space="preserve"> 8-bit integers). This optimization increases inference speed while </w:t>
      </w:r>
      <w:r w:rsidR="00171864">
        <w:t>maintaining acceptable accuracy</w:t>
      </w:r>
      <w:r>
        <w:t>.</w:t>
      </w:r>
    </w:p>
    <w:p w14:paraId="4D4E1AEE" w14:textId="22A4FE27" w:rsidR="00931E5B" w:rsidRPr="00931E5B" w:rsidRDefault="00931E5B" w:rsidP="00AB6E7C">
      <w:pPr>
        <w:pStyle w:val="NormalBPBHEB"/>
      </w:pPr>
      <w:r w:rsidRPr="0EE56CF0">
        <w:t xml:space="preserve">The process begins by importing the TensorFlow library. The </w:t>
      </w:r>
      <w:r w:rsidRPr="00AB6E7C">
        <w:rPr>
          <w:rStyle w:val="CodeinTextBPBHEBChar"/>
        </w:rPr>
        <w:t>TFLiteConverter</w:t>
      </w:r>
      <w:r w:rsidRPr="0EE56CF0">
        <w:t xml:space="preserve"> class </w:t>
      </w:r>
      <w:r w:rsidR="00171864">
        <w:t xml:space="preserve">initiates the conversion </w:t>
      </w:r>
      <w:r w:rsidR="003E736B">
        <w:t xml:space="preserve">from a standard TensorFlow model to a TensorFlow Lite model, </w:t>
      </w:r>
      <w:r w:rsidRPr="0EE56CF0">
        <w:t>specifically designed for lightweight, on-device inference.</w:t>
      </w:r>
    </w:p>
    <w:p w14:paraId="486BFA1F" w14:textId="4FBA3444" w:rsidR="00931E5B" w:rsidRPr="00931E5B" w:rsidRDefault="00931E5B" w:rsidP="00AB6E7C">
      <w:pPr>
        <w:pStyle w:val="NormalBPBHEB"/>
      </w:pPr>
      <w:r w:rsidRPr="0EE56CF0">
        <w:t xml:space="preserve">The </w:t>
      </w:r>
      <w:r w:rsidRPr="00AB6E7C">
        <w:rPr>
          <w:rStyle w:val="CodeinTextBPBHEBChar"/>
        </w:rPr>
        <w:t>from_keras_model</w:t>
      </w:r>
      <w:r w:rsidRPr="0EE56CF0">
        <w:t xml:space="preserve"> function takes the trained TensorFlow model as input. This function creates a converter object that </w:t>
      </w:r>
      <w:r w:rsidR="00A614AB">
        <w:t>transforms the model into</w:t>
      </w:r>
      <w:r w:rsidRPr="0EE56CF0">
        <w:t xml:space="preserve"> a format suitable for TensorFlow Lite. The </w:t>
      </w:r>
      <w:r w:rsidRPr="00AB6E7C">
        <w:rPr>
          <w:rStyle w:val="CodeinTextBPBHEBChar"/>
        </w:rPr>
        <w:t>optimizations</w:t>
      </w:r>
      <w:r w:rsidRPr="0EE56CF0">
        <w:t xml:space="preserve"> parameter is then set to </w:t>
      </w:r>
      <w:r w:rsidRPr="00AB6E7C">
        <w:rPr>
          <w:rStyle w:val="CodeinTextBPBHEBChar"/>
        </w:rPr>
        <w:t>[tf.lite.Optimize.DEFAULT]</w:t>
      </w:r>
      <w:r w:rsidRPr="0EE56CF0">
        <w:t>, which applies default optimization strategies, including quantization. This step enables the model to be converted into a quantized format, reducing its precision while ensuring efficiency and preserving accuracy as much as possible.</w:t>
      </w:r>
    </w:p>
    <w:p w14:paraId="7167530C" w14:textId="37ADD064" w:rsidR="00931E5B" w:rsidRPr="00931E5B" w:rsidRDefault="00931E5B" w:rsidP="00AB6E7C">
      <w:pPr>
        <w:pStyle w:val="NormalBPBHEB"/>
      </w:pPr>
      <w:r w:rsidRPr="0EE56CF0">
        <w:t xml:space="preserve">The </w:t>
      </w:r>
      <w:r w:rsidRPr="00AB6E7C">
        <w:rPr>
          <w:rStyle w:val="CodeinTextBPBHEBChar"/>
        </w:rPr>
        <w:t>convert</w:t>
      </w:r>
      <w:r w:rsidRPr="0EE56CF0">
        <w:t xml:space="preserve"> method </w:t>
      </w:r>
      <w:r w:rsidR="00A614AB">
        <w:t>performs the conversion</w:t>
      </w:r>
      <w:r w:rsidRPr="0EE56CF0">
        <w:t xml:space="preserve">, creating a quantized TensorFlow Lite model. The resulting model is stored in memory and </w:t>
      </w:r>
      <w:r w:rsidR="00112D06">
        <w:t xml:space="preserve">is </w:t>
      </w:r>
      <w:r w:rsidRPr="0EE56CF0">
        <w:t xml:space="preserve">ready for deployment. The final part of the code saves the quantized model to a </w:t>
      </w:r>
      <w:r w:rsidRPr="00AB6E7C">
        <w:rPr>
          <w:rStyle w:val="CodeinTextBPBHEBChar"/>
        </w:rPr>
        <w:t>.tflite</w:t>
      </w:r>
      <w:r w:rsidRPr="0EE56CF0">
        <w:t xml:space="preserve"> file using standard file I/O operations. </w:t>
      </w:r>
      <w:r w:rsidR="0024523B">
        <w:t>With the open block, open a file in write-binary mode and write</w:t>
      </w:r>
      <w:r w:rsidRPr="0EE56CF0">
        <w:t xml:space="preserve"> the quantized model to it. This file can then be loaded on compatible edge devices for inference.</w:t>
      </w:r>
    </w:p>
    <w:p w14:paraId="32C58ABA" w14:textId="4B18D195" w:rsidR="00F73DB4" w:rsidRDefault="00697289" w:rsidP="00AB6E7C">
      <w:pPr>
        <w:pStyle w:val="NormalBPBHEB"/>
      </w:pPr>
      <w:r>
        <w:t>This example demonstrates the simplicity and efficiency of TensorFlow Lite quantization, showing how developers can adapt complex models for deployment in resource-constrained environments. By reducing precision without sacrificing performance, quantization enables faster computations and lower energy consumption, making it a vital technique for modern AI applications.</w:t>
      </w:r>
    </w:p>
    <w:p w14:paraId="4059585F" w14:textId="5C35CA23" w:rsidR="007137C0" w:rsidRDefault="00D50306" w:rsidP="00AB6E7C">
      <w:pPr>
        <w:pStyle w:val="NormalBPBHEB"/>
      </w:pPr>
      <w:r w:rsidRPr="009C3A0A">
        <w:rPr>
          <w:i/>
          <w:iCs/>
        </w:rPr>
        <w:t>Figure 8.6</w:t>
      </w:r>
      <w:r>
        <w:t xml:space="preserve"> </w:t>
      </w:r>
      <w:r w:rsidR="00697289">
        <w:t xml:space="preserve">presents a comparative table illustrating the trade-offs between inference speed and accuracy </w:t>
      </w:r>
      <w:r>
        <w:t>across all techniques</w:t>
      </w:r>
      <w:r w:rsidR="009C3A0A">
        <w:t xml:space="preserve">: </w:t>
      </w:r>
    </w:p>
    <w:p w14:paraId="461794A6" w14:textId="77777777" w:rsidR="00EA6BF1" w:rsidRDefault="00BD2F9F" w:rsidP="00AB6E7C">
      <w:pPr>
        <w:pStyle w:val="FigureBPBHEB"/>
      </w:pPr>
      <w:r>
        <w:rPr>
          <w:noProof/>
          <w:lang w:val="en-IN" w:eastAsia="en-IN"/>
        </w:rPr>
        <w:drawing>
          <wp:inline distT="0" distB="0" distL="0" distR="0" wp14:anchorId="5E8EB654" wp14:editId="51262360">
            <wp:extent cx="4508390" cy="4508390"/>
            <wp:effectExtent l="0" t="0" r="6985" b="6985"/>
            <wp:docPr id="883906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06291" name="Picture 883906291"/>
                    <pic:cNvPicPr/>
                  </pic:nvPicPr>
                  <pic:blipFill>
                    <a:blip r:embed="rId16"/>
                    <a:stretch>
                      <a:fillRect/>
                    </a:stretch>
                  </pic:blipFill>
                  <pic:spPr>
                    <a:xfrm>
                      <a:off x="0" y="0"/>
                      <a:ext cx="4518095" cy="4518095"/>
                    </a:xfrm>
                    <a:prstGeom prst="rect">
                      <a:avLst/>
                    </a:prstGeom>
                  </pic:spPr>
                </pic:pic>
              </a:graphicData>
            </a:graphic>
          </wp:inline>
        </w:drawing>
      </w:r>
    </w:p>
    <w:p w14:paraId="386E99E4" w14:textId="447DC2D6" w:rsidR="00134123" w:rsidRDefault="00EA6BF1" w:rsidP="009C3A0A">
      <w:pPr>
        <w:pStyle w:val="FigureCaptionBPBHEB"/>
      </w:pPr>
      <w:r w:rsidRPr="00AB6E7C">
        <w:rPr>
          <w:b/>
          <w:bCs w:val="0"/>
        </w:rPr>
        <w:t xml:space="preserve">Figure </w:t>
      </w:r>
      <w:r w:rsidR="009C3A0A" w:rsidRPr="00AB6E7C">
        <w:rPr>
          <w:b/>
          <w:bCs w:val="0"/>
        </w:rPr>
        <w:t>8.</w:t>
      </w:r>
      <w:r w:rsidR="009C3A0A">
        <w:rPr>
          <w:b/>
          <w:bCs w:val="0"/>
        </w:rPr>
        <w:t>6</w:t>
      </w:r>
      <w:r w:rsidR="009C3A0A">
        <w:t>:</w:t>
      </w:r>
      <w:r>
        <w:t xml:space="preserve"> </w:t>
      </w:r>
      <w:r w:rsidRPr="00EC6B3B">
        <w:t xml:space="preserve">Inference </w:t>
      </w:r>
      <w:r w:rsidR="009C3A0A">
        <w:t>o</w:t>
      </w:r>
      <w:r w:rsidRPr="00EC6B3B">
        <w:t xml:space="preserve">ptimization </w:t>
      </w:r>
      <w:r w:rsidR="009C3A0A">
        <w:t>t</w:t>
      </w:r>
      <w:r w:rsidRPr="00EC6B3B">
        <w:t xml:space="preserve">rade-offs </w:t>
      </w:r>
      <w:r w:rsidR="009C3A0A">
        <w:t>m</w:t>
      </w:r>
      <w:r w:rsidRPr="00EC6B3B">
        <w:t>atrix</w:t>
      </w:r>
    </w:p>
    <w:p w14:paraId="05640C81" w14:textId="77777777" w:rsidR="009C3A0A" w:rsidRPr="00336746" w:rsidRDefault="009C3A0A" w:rsidP="00AB6E7C">
      <w:pPr>
        <w:pStyle w:val="NormalBPBHEB"/>
      </w:pPr>
    </w:p>
    <w:p w14:paraId="25E6FB47" w14:textId="56E1C330" w:rsidR="00D43F4E" w:rsidRPr="00D43F4E" w:rsidRDefault="00D43F4E" w:rsidP="00AB6E7C">
      <w:pPr>
        <w:pStyle w:val="Heading1BPBHEB"/>
      </w:pPr>
      <w:r w:rsidRPr="00D43F4E">
        <w:t>Conclusion</w:t>
      </w:r>
    </w:p>
    <w:p w14:paraId="3C699994" w14:textId="2BD631CC" w:rsidR="009C3A0A" w:rsidRPr="00D43F4E" w:rsidRDefault="009C3A0A" w:rsidP="00AB6E7C">
      <w:pPr>
        <w:pStyle w:val="NormalBPBHEB"/>
      </w:pPr>
      <w:r w:rsidRPr="009C3A0A">
        <w:t>This chapter examined advanced inference strategies integral to NLP applications. Readers learned how to enhance pipeline functionality using callbacks and extensions, implement distributed inference for scalable tasks, refine outputs through prompt engineering and post-processing, leverage ensemble methods for robust predictions, and improve inference speed and efficiency through quantization and hardware acceleration.</w:t>
      </w:r>
    </w:p>
    <w:p w14:paraId="0A1147C5" w14:textId="3C26E3F0" w:rsidR="00D43F4E" w:rsidRDefault="00D43F4E" w:rsidP="009C3A0A">
      <w:pPr>
        <w:pStyle w:val="NormalBPBHEB"/>
      </w:pPr>
      <w:r w:rsidRPr="005A4897">
        <w:rPr>
          <w:i/>
          <w:iCs/>
        </w:rPr>
        <w:t>Chapter</w:t>
      </w:r>
      <w:r w:rsidR="009C3A0A" w:rsidRPr="005A4897">
        <w:rPr>
          <w:i/>
          <w:iCs/>
        </w:rPr>
        <w:t xml:space="preserve"> 9</w:t>
      </w:r>
      <w:r w:rsidR="00CA388B">
        <w:rPr>
          <w:i/>
          <w:iCs/>
        </w:rPr>
        <w:t xml:space="preserve">, </w:t>
      </w:r>
      <w:r w:rsidRPr="005A4897">
        <w:rPr>
          <w:i/>
          <w:iCs/>
        </w:rPr>
        <w:t>Emerging Trends and Technologies</w:t>
      </w:r>
      <w:r w:rsidR="00E12F94">
        <w:rPr>
          <w:i/>
          <w:iCs/>
        </w:rPr>
        <w:t>,</w:t>
      </w:r>
      <w:r w:rsidR="009C3A0A">
        <w:t xml:space="preserve"> </w:t>
      </w:r>
      <w:r w:rsidR="005821A9">
        <w:t xml:space="preserve">examines emerging NLP trends, including the integration of AI with advanced technologies, </w:t>
      </w:r>
      <w:r w:rsidR="004249DB">
        <w:t xml:space="preserve">the addressing of ethical concerns, and </w:t>
      </w:r>
      <w:r w:rsidR="00697289">
        <w:t>innovations in language comprehension. This transition prepares readers to engage with upcoming advancements in NLP.</w:t>
      </w:r>
    </w:p>
    <w:p w14:paraId="51690DD4" w14:textId="77777777" w:rsidR="00F37B25" w:rsidRDefault="00F37B25" w:rsidP="009C3A0A">
      <w:pPr>
        <w:pStyle w:val="NormalBPBHEB"/>
      </w:pPr>
    </w:p>
    <w:p w14:paraId="5428A27A" w14:textId="77777777" w:rsidR="00736FCA" w:rsidRDefault="00736FCA">
      <w:pPr>
        <w:spacing w:after="160" w:line="259" w:lineRule="auto"/>
        <w:rPr>
          <w:rFonts w:ascii="Palatino Linotype" w:eastAsia="Palatino Linotype" w:hAnsi="Palatino Linotype" w:cs="Palatino Linotype"/>
          <w:b/>
          <w:sz w:val="40"/>
          <w:szCs w:val="40"/>
        </w:rPr>
      </w:pPr>
      <w:r>
        <w:br w:type="page"/>
      </w:r>
    </w:p>
    <w:p w14:paraId="6DAACAA3" w14:textId="00B5A932" w:rsidR="00BA3553" w:rsidRDefault="00F37B25" w:rsidP="00E04053">
      <w:pPr>
        <w:pStyle w:val="Heading1BPBHEB"/>
      </w:pPr>
      <w:r>
        <w:t>References</w:t>
      </w:r>
    </w:p>
    <w:p w14:paraId="4760E6E8" w14:textId="117A2883" w:rsidR="00E04053" w:rsidRPr="002777FF" w:rsidRDefault="00E04053" w:rsidP="00E04053">
      <w:pPr>
        <w:pStyle w:val="NormalBPBHEB"/>
        <w:numPr>
          <w:ilvl w:val="0"/>
          <w:numId w:val="28"/>
        </w:numPr>
        <w:rPr>
          <w:i/>
          <w:sz w:val="24"/>
          <w:szCs w:val="24"/>
          <w:lang w:val="fr-FR"/>
        </w:rPr>
      </w:pPr>
      <w:r w:rsidRPr="002777FF">
        <w:rPr>
          <w:i/>
        </w:rPr>
        <w:t xml:space="preserve">R. S. Sutton and A. G. Barto, </w:t>
      </w:r>
      <w:r w:rsidRPr="002777FF">
        <w:rPr>
          <w:i/>
          <w:iCs/>
        </w:rPr>
        <w:t>Reinforcement learning: An introduction</w:t>
      </w:r>
      <w:r w:rsidRPr="002777FF">
        <w:rPr>
          <w:i/>
        </w:rPr>
        <w:t xml:space="preserve">, Second edition. Cambridge, MA: The MIT Press, 2018. Accessed: Nov. 10, 2025. [Online]. </w:t>
      </w:r>
      <w:r w:rsidRPr="002777FF">
        <w:rPr>
          <w:i/>
          <w:lang w:val="fr-FR"/>
        </w:rPr>
        <w:t xml:space="preserve">Available: </w:t>
      </w:r>
      <w:hyperlink r:id="rId17" w:history="1">
        <w:r w:rsidRPr="002777FF">
          <w:rPr>
            <w:rStyle w:val="LinkBPBHEBChar"/>
            <w:lang w:val="fr-FR"/>
          </w:rPr>
          <w:t>https://mitpress.ublish.com/ebook/reinforcement-learning-an-introduction-2-preview/2351/viii</w:t>
        </w:r>
      </w:hyperlink>
    </w:p>
    <w:p w14:paraId="6B872334" w14:textId="65439148" w:rsidR="00E04053" w:rsidRPr="002777FF" w:rsidRDefault="00E04053" w:rsidP="00E04053">
      <w:pPr>
        <w:pStyle w:val="NormalBPBHEB"/>
        <w:numPr>
          <w:ilvl w:val="0"/>
          <w:numId w:val="28"/>
        </w:numPr>
        <w:rPr>
          <w:i/>
        </w:rPr>
      </w:pPr>
      <w:r w:rsidRPr="002777FF">
        <w:rPr>
          <w:i/>
        </w:rPr>
        <w:t xml:space="preserve">J. Heaton, “Ian Goodfellow, Yoshua Bengio, and Aaron Courville: Deep learning,” </w:t>
      </w:r>
      <w:r w:rsidRPr="002777FF">
        <w:rPr>
          <w:i/>
          <w:iCs/>
        </w:rPr>
        <w:t>Genet Program Evolvable Mach</w:t>
      </w:r>
      <w:r w:rsidRPr="002777FF">
        <w:rPr>
          <w:i/>
        </w:rPr>
        <w:t>, vol. 19, no. 1–2, pp. 305–307, Jun. 2018, doi: 10.1007/s10710-017-9314-z.</w:t>
      </w:r>
    </w:p>
    <w:p w14:paraId="3A5E6253" w14:textId="6BF03E30" w:rsidR="00E04053" w:rsidRPr="002777FF" w:rsidRDefault="00E04053" w:rsidP="00E04053">
      <w:pPr>
        <w:pStyle w:val="NormalBPBHEB"/>
        <w:numPr>
          <w:ilvl w:val="0"/>
          <w:numId w:val="28"/>
        </w:numPr>
        <w:rPr>
          <w:i/>
        </w:rPr>
      </w:pPr>
      <w:r w:rsidRPr="002777FF">
        <w:rPr>
          <w:i/>
        </w:rPr>
        <w:t xml:space="preserve">F. Chollet, “Keras,” </w:t>
      </w:r>
      <w:r w:rsidRPr="002777FF">
        <w:rPr>
          <w:i/>
          <w:iCs/>
        </w:rPr>
        <w:t>GitHub Repository</w:t>
      </w:r>
      <w:r w:rsidRPr="002777FF">
        <w:rPr>
          <w:i/>
        </w:rPr>
        <w:t xml:space="preserve">, Jun. 2015, Accessed: Nov. 10, 2025. [Online]. Available: </w:t>
      </w:r>
      <w:hyperlink r:id="rId18" w:history="1">
        <w:r w:rsidRPr="002777FF">
          <w:rPr>
            <w:rStyle w:val="LinkBPBHEBChar"/>
          </w:rPr>
          <w:t>https://www.odbms.org/2018/06/keras-the-python-deep-learning-library/</w:t>
        </w:r>
      </w:hyperlink>
    </w:p>
    <w:p w14:paraId="51EEDB4D" w14:textId="5C97A9B0" w:rsidR="00E04053" w:rsidRPr="002777FF" w:rsidRDefault="00E04053" w:rsidP="00E04053">
      <w:pPr>
        <w:pStyle w:val="NormalBPBHEB"/>
        <w:numPr>
          <w:ilvl w:val="0"/>
          <w:numId w:val="28"/>
        </w:numPr>
        <w:rPr>
          <w:i/>
        </w:rPr>
      </w:pPr>
      <w:r w:rsidRPr="002777FF">
        <w:rPr>
          <w:i/>
        </w:rPr>
        <w:t xml:space="preserve">F. Chollet, </w:t>
      </w:r>
      <w:r w:rsidRPr="002777FF">
        <w:rPr>
          <w:i/>
          <w:iCs/>
        </w:rPr>
        <w:t>Keras: The high-level API for TensorFlow</w:t>
      </w:r>
      <w:r w:rsidRPr="002777FF">
        <w:rPr>
          <w:i/>
        </w:rPr>
        <w:t xml:space="preserve">, Second. GitHub, 2017. Accessed: Nov. 10, 2025. [Online]. Available: </w:t>
      </w:r>
      <w:hyperlink r:id="rId19" w:history="1">
        <w:r w:rsidRPr="002777FF">
          <w:rPr>
            <w:rStyle w:val="LinkBPBHEBChar"/>
          </w:rPr>
          <w:t>https://www.tensorflow.org/guide/keras</w:t>
        </w:r>
      </w:hyperlink>
    </w:p>
    <w:p w14:paraId="535FE7F2" w14:textId="516E3E4E" w:rsidR="00E04053" w:rsidRPr="002777FF" w:rsidRDefault="00E04053" w:rsidP="00E04053">
      <w:pPr>
        <w:pStyle w:val="NormalBPBHEB"/>
        <w:numPr>
          <w:ilvl w:val="0"/>
          <w:numId w:val="28"/>
        </w:numPr>
        <w:rPr>
          <w:i/>
        </w:rPr>
      </w:pPr>
      <w:r w:rsidRPr="002777FF">
        <w:rPr>
          <w:i/>
        </w:rPr>
        <w:t xml:space="preserve">J. Dean and S. Ghemawat, “MapReduce,” </w:t>
      </w:r>
      <w:r w:rsidRPr="002777FF">
        <w:rPr>
          <w:i/>
          <w:iCs/>
        </w:rPr>
        <w:t>Commun ACM</w:t>
      </w:r>
      <w:r w:rsidRPr="002777FF">
        <w:rPr>
          <w:i/>
        </w:rPr>
        <w:t>, vol. 51, no. 1, pp. 107–113, Jan. 2008, doi: 10.1145/1327452.1327492.</w:t>
      </w:r>
    </w:p>
    <w:p w14:paraId="215219FD" w14:textId="0D592994" w:rsidR="00E04053" w:rsidRPr="002777FF" w:rsidRDefault="00E04053" w:rsidP="00E04053">
      <w:pPr>
        <w:pStyle w:val="NormalBPBHEB"/>
        <w:numPr>
          <w:ilvl w:val="0"/>
          <w:numId w:val="28"/>
        </w:numPr>
        <w:rPr>
          <w:i/>
        </w:rPr>
      </w:pPr>
      <w:r w:rsidRPr="002777FF">
        <w:rPr>
          <w:i/>
        </w:rPr>
        <w:t xml:space="preserve">C. B. Browne </w:t>
      </w:r>
      <w:r w:rsidRPr="002777FF">
        <w:rPr>
          <w:i/>
          <w:iCs/>
        </w:rPr>
        <w:t>et al.</w:t>
      </w:r>
      <w:r w:rsidRPr="002777FF">
        <w:rPr>
          <w:i/>
        </w:rPr>
        <w:t xml:space="preserve">, “A Survey of Monte Carlo Tree Search Methods,” </w:t>
      </w:r>
      <w:r w:rsidRPr="002777FF">
        <w:rPr>
          <w:i/>
          <w:iCs/>
        </w:rPr>
        <w:t>IEEE Trans Comput Intell AI Games</w:t>
      </w:r>
      <w:r w:rsidRPr="002777FF">
        <w:rPr>
          <w:i/>
        </w:rPr>
        <w:t>, vol. 4, no. 1, pp. 1–43, Mar. 2012, doi: 10.1109/TCIAIG.2012.2186810.</w:t>
      </w:r>
    </w:p>
    <w:p w14:paraId="65BBC80A" w14:textId="309CD42E" w:rsidR="00E04053" w:rsidRPr="002777FF" w:rsidRDefault="00E04053" w:rsidP="00E04053">
      <w:pPr>
        <w:pStyle w:val="NormalBPBHEB"/>
        <w:numPr>
          <w:ilvl w:val="0"/>
          <w:numId w:val="28"/>
        </w:numPr>
        <w:rPr>
          <w:i/>
        </w:rPr>
      </w:pPr>
      <w:r w:rsidRPr="002777FF">
        <w:rPr>
          <w:i/>
        </w:rPr>
        <w:t xml:space="preserve">L. Breiman, “Bagging predictors,” </w:t>
      </w:r>
      <w:r w:rsidRPr="002777FF">
        <w:rPr>
          <w:i/>
          <w:iCs/>
        </w:rPr>
        <w:t>Mach Learn</w:t>
      </w:r>
      <w:r w:rsidRPr="002777FF">
        <w:rPr>
          <w:i/>
        </w:rPr>
        <w:t>, vol. 24, no. 2, pp. 123–140, Aug. 1996, doi: 10.1007/BF00058655.</w:t>
      </w:r>
    </w:p>
    <w:p w14:paraId="6FF60C42" w14:textId="0B84B225" w:rsidR="00E04053" w:rsidRPr="002777FF" w:rsidRDefault="00E04053" w:rsidP="00E04053">
      <w:pPr>
        <w:pStyle w:val="NormalBPBHEB"/>
        <w:numPr>
          <w:ilvl w:val="0"/>
          <w:numId w:val="28"/>
        </w:numPr>
        <w:rPr>
          <w:i/>
        </w:rPr>
      </w:pPr>
      <w:r w:rsidRPr="002777FF">
        <w:rPr>
          <w:i/>
        </w:rPr>
        <w:t xml:space="preserve">B. Jacob </w:t>
      </w:r>
      <w:r w:rsidRPr="002777FF">
        <w:rPr>
          <w:i/>
          <w:iCs/>
        </w:rPr>
        <w:t>et al.</w:t>
      </w:r>
      <w:r w:rsidRPr="002777FF">
        <w:rPr>
          <w:i/>
        </w:rPr>
        <w:t xml:space="preserve">, “Quantization and Training of Neural Networks for Efficient Integer-Arithmetic-Only Inference,” in </w:t>
      </w:r>
      <w:r w:rsidRPr="002777FF">
        <w:rPr>
          <w:i/>
          <w:iCs/>
        </w:rPr>
        <w:t>2018 IEEE/CVF Conference on Computer Vision and Pattern Recognition</w:t>
      </w:r>
      <w:r w:rsidRPr="002777FF">
        <w:rPr>
          <w:i/>
        </w:rPr>
        <w:t>, IEEE, Jun. 2018, pp. 2704–2713. doi: 10.1109/CVPR.2018.00286.</w:t>
      </w:r>
    </w:p>
    <w:p w14:paraId="0797FA16" w14:textId="6F35F343" w:rsidR="00280C5A" w:rsidRDefault="00280C5A" w:rsidP="00E04053">
      <w:pPr>
        <w:pStyle w:val="NormalBPBHEB"/>
      </w:pPr>
    </w:p>
    <w:sectPr w:rsidR="00280C5A" w:rsidSect="005A4A76">
      <w:footerReference w:type="first" r:id="rId20"/>
      <w:pgSz w:w="11906" w:h="16838" w:code="9"/>
      <w:pgMar w:top="1440" w:right="1440" w:bottom="1440" w:left="1440" w:header="1973" w:footer="234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A83" w14:textId="77777777" w:rsidR="00C74B64" w:rsidRDefault="00C74B64" w:rsidP="00FD73EE">
      <w:pPr>
        <w:spacing w:line="240" w:lineRule="auto"/>
      </w:pPr>
      <w:r>
        <w:separator/>
      </w:r>
    </w:p>
  </w:endnote>
  <w:endnote w:type="continuationSeparator" w:id="0">
    <w:p w14:paraId="3DCF4159" w14:textId="77777777" w:rsidR="00C74B64" w:rsidRDefault="00C74B64" w:rsidP="00FD73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0EA38" w14:textId="2BAA6373" w:rsidR="00FD73EE" w:rsidRDefault="00FD73EE">
    <w:pPr>
      <w:pStyle w:val="Footer"/>
    </w:pPr>
    <w:r>
      <w:rPr>
        <w:noProof/>
        <w:lang w:val="en-IN" w:eastAsia="en-IN"/>
      </w:rPr>
      <mc:AlternateContent>
        <mc:Choice Requires="wpg">
          <w:drawing>
            <wp:anchor distT="0" distB="0" distL="114300" distR="114300" simplePos="0" relativeHeight="251659264" behindDoc="0" locked="0" layoutInCell="1" allowOverlap="1" wp14:anchorId="42B606C6" wp14:editId="4C1E82E3">
              <wp:simplePos x="0" y="0"/>
              <wp:positionH relativeFrom="page">
                <wp:align>left</wp:align>
              </wp:positionH>
              <wp:positionV relativeFrom="bottomMargin">
                <wp:align>center</wp:align>
              </wp:positionV>
              <wp:extent cx="6324600" cy="407670"/>
              <wp:effectExtent l="0" t="0" r="0" b="0"/>
              <wp:wrapNone/>
              <wp:docPr id="155" name="Group 166"/>
              <wp:cNvGraphicFramePr/>
              <a:graphic xmlns:a="http://schemas.openxmlformats.org/drawingml/2006/main">
                <a:graphicData uri="http://schemas.microsoft.com/office/word/2010/wordprocessingGroup">
                  <wpg:wgp>
                    <wpg:cNvGrpSpPr/>
                    <wpg:grpSpPr>
                      <a:xfrm>
                        <a:off x="0" y="0"/>
                        <a:ext cx="6324600" cy="407670"/>
                        <a:chOff x="0" y="0"/>
                        <a:chExt cx="5943600" cy="40767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4076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17C0C" w14:textId="0D43C190" w:rsidR="00FD73EE" w:rsidRPr="005A4A7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FD73EE" w:rsidRPr="005A4A76">
                                  <w:rPr>
                                    <w:color w:val="808080" w:themeColor="background1" w:themeShade="80"/>
                                    <w:sz w:val="20"/>
                                    <w:szCs w:val="20"/>
                                    <w:lang w:val="pt-BR"/>
                                  </w:rPr>
                                  <w:t>Paulo H. Leocadio | https://orcid.org/0000-0002-4992-4541</w:t>
                                </w:r>
                              </w:sdtContent>
                            </w:sdt>
                            <w:r w:rsidR="00FD73EE" w:rsidRPr="005A4A7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FD73EE" w:rsidRPr="005A4A76">
                                  <w:rPr>
                                    <w:caps/>
                                    <w:color w:val="808080" w:themeColor="background1" w:themeShade="80"/>
                                    <w:sz w:val="20"/>
                                    <w:szCs w:val="20"/>
                                    <w:lang w:val="pt-BR"/>
                                  </w:rPr>
                                  <w:t>DOI: 10.22541/au.173627635.52849877/v1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42B606C6" id="Group 166" o:spid="_x0000_s1026" style="position:absolute;margin-left:0;margin-top:0;width:498pt;height:32.1pt;z-index:251659264;mso-position-horizontal:left;mso-position-horizontal-relative:page;mso-position-vertical:center;mso-position-vertical-relative:bottom-margin-area;mso-width-relative:margin" coordsize="59436,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14:paraId="19C17C0C" w14:textId="0D43C190" w:rsidR="00FD73EE" w:rsidRPr="005A4A76" w:rsidRDefault="00000000">
                      <w:pPr>
                        <w:pStyle w:val="Footer"/>
                        <w:rPr>
                          <w:caps/>
                          <w:color w:val="808080" w:themeColor="background1" w:themeShade="80"/>
                          <w:sz w:val="20"/>
                          <w:szCs w:val="20"/>
                          <w:lang w:val="pt-BR"/>
                        </w:rPr>
                      </w:pPr>
                      <w:sdt>
                        <w:sdtPr>
                          <w:rPr>
                            <w:color w:val="808080" w:themeColor="background1" w:themeShade="80"/>
                            <w:sz w:val="20"/>
                            <w:szCs w:val="20"/>
                            <w:lang w:val="pt-BR"/>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FD73EE" w:rsidRPr="005A4A76">
                            <w:rPr>
                              <w:color w:val="808080" w:themeColor="background1" w:themeShade="80"/>
                              <w:sz w:val="20"/>
                              <w:szCs w:val="20"/>
                              <w:lang w:val="pt-BR"/>
                            </w:rPr>
                            <w:t>Paulo H. Leocadio | https://orcid.org/0000-0002-4992-4541</w:t>
                          </w:r>
                        </w:sdtContent>
                      </w:sdt>
                      <w:r w:rsidR="00FD73EE" w:rsidRPr="005A4A76">
                        <w:rPr>
                          <w:caps/>
                          <w:color w:val="808080" w:themeColor="background1" w:themeShade="80"/>
                          <w:sz w:val="20"/>
                          <w:szCs w:val="20"/>
                          <w:lang w:val="pt-BR"/>
                        </w:rPr>
                        <w:t> | </w:t>
                      </w:r>
                      <w:sdt>
                        <w:sdtPr>
                          <w:rPr>
                            <w:caps/>
                            <w:color w:val="808080" w:themeColor="background1" w:themeShade="80"/>
                            <w:sz w:val="20"/>
                            <w:szCs w:val="20"/>
                            <w:lang w:val="pt-BR"/>
                          </w:rPr>
                          <w:alias w:val="School"/>
                          <w:tag w:val="School"/>
                          <w:id w:val="1660265181"/>
                          <w:dataBinding w:prefixMappings="xmlns:ns0='http://schemas.openxmlformats.org/officeDocument/2006/extended-properties' " w:xpath="/ns0:Properties[1]/ns0:Company[1]" w:storeItemID="{6668398D-A668-4E3E-A5EB-62B293D839F1}"/>
                          <w:text/>
                        </w:sdtPr>
                        <w:sdtContent>
                          <w:r w:rsidR="00FD73EE" w:rsidRPr="005A4A76">
                            <w:rPr>
                              <w:caps/>
                              <w:color w:val="808080" w:themeColor="background1" w:themeShade="80"/>
                              <w:sz w:val="20"/>
                              <w:szCs w:val="20"/>
                              <w:lang w:val="pt-BR"/>
                            </w:rPr>
                            <w:t>DOI: 10.22541/au.173627635.52849877/v1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E731" w14:textId="77777777" w:rsidR="00C74B64" w:rsidRDefault="00C74B64" w:rsidP="00FD73EE">
      <w:pPr>
        <w:spacing w:line="240" w:lineRule="auto"/>
      </w:pPr>
      <w:r>
        <w:separator/>
      </w:r>
    </w:p>
  </w:footnote>
  <w:footnote w:type="continuationSeparator" w:id="0">
    <w:p w14:paraId="63DFDCF2" w14:textId="77777777" w:rsidR="00C74B64" w:rsidRDefault="00C74B64" w:rsidP="00FD73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F70FEF"/>
    <w:multiLevelType w:val="hybridMultilevel"/>
    <w:tmpl w:val="CFA6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A621B"/>
    <w:multiLevelType w:val="multilevel"/>
    <w:tmpl w:val="F864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50B69"/>
    <w:multiLevelType w:val="multilevel"/>
    <w:tmpl w:val="DF92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F45A5"/>
    <w:multiLevelType w:val="multilevel"/>
    <w:tmpl w:val="08E6C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9331A"/>
    <w:multiLevelType w:val="multilevel"/>
    <w:tmpl w:val="3594B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C4CCD"/>
    <w:multiLevelType w:val="multilevel"/>
    <w:tmpl w:val="423A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10A48"/>
    <w:multiLevelType w:val="multilevel"/>
    <w:tmpl w:val="3FE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C2CB5"/>
    <w:multiLevelType w:val="multilevel"/>
    <w:tmpl w:val="C22A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A76F4"/>
    <w:multiLevelType w:val="multilevel"/>
    <w:tmpl w:val="6A8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13C70"/>
    <w:multiLevelType w:val="hybridMultilevel"/>
    <w:tmpl w:val="DCB0E642"/>
    <w:lvl w:ilvl="0" w:tplc="9FFC0A5C">
      <w:start w:val="1"/>
      <w:numFmt w:val="bullet"/>
      <w:pStyle w:val="L-Bullets"/>
      <w:lvlText w:val=""/>
      <w:lvlJc w:val="left"/>
      <w:pPr>
        <w:ind w:left="71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C2676"/>
    <w:multiLevelType w:val="multilevel"/>
    <w:tmpl w:val="86BC7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7612A4"/>
    <w:multiLevelType w:val="hybridMultilevel"/>
    <w:tmpl w:val="92D2F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A56E9"/>
    <w:multiLevelType w:val="hybridMultilevel"/>
    <w:tmpl w:val="E89C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97105C"/>
    <w:multiLevelType w:val="hybridMultilevel"/>
    <w:tmpl w:val="BBB23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9865C5"/>
    <w:multiLevelType w:val="hybridMultilevel"/>
    <w:tmpl w:val="E9F4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F57DF"/>
    <w:multiLevelType w:val="hybridMultilevel"/>
    <w:tmpl w:val="1B0637C4"/>
    <w:lvl w:ilvl="0" w:tplc="B0F41758">
      <w:start w:val="1"/>
      <w:numFmt w:val="decimal"/>
      <w:pStyle w:val="L-Numbers"/>
      <w:lvlText w:val="%1."/>
      <w:lvlJc w:val="left"/>
      <w:pPr>
        <w:ind w:left="717" w:hanging="360"/>
      </w:pPr>
      <w:rPr>
        <w:rFonts w:ascii="Arial" w:hAnsi="Arial"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C04C82"/>
    <w:multiLevelType w:val="hybridMultilevel"/>
    <w:tmpl w:val="DA6AB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31194A"/>
    <w:multiLevelType w:val="hybridMultilevel"/>
    <w:tmpl w:val="B752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A72CD9"/>
    <w:multiLevelType w:val="hybridMultilevel"/>
    <w:tmpl w:val="984AD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636899"/>
    <w:multiLevelType w:val="multilevel"/>
    <w:tmpl w:val="FF0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AA362C"/>
    <w:multiLevelType w:val="multilevel"/>
    <w:tmpl w:val="D30A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904E46"/>
    <w:multiLevelType w:val="multilevel"/>
    <w:tmpl w:val="1EDC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B843CB"/>
    <w:multiLevelType w:val="multilevel"/>
    <w:tmpl w:val="1D56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914BA"/>
    <w:multiLevelType w:val="hybridMultilevel"/>
    <w:tmpl w:val="BEBE2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EE15C75"/>
    <w:multiLevelType w:val="multilevel"/>
    <w:tmpl w:val="930C969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50217913">
    <w:abstractNumId w:val="10"/>
  </w:num>
  <w:num w:numId="2" w16cid:durableId="5414791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69713">
    <w:abstractNumId w:val="2"/>
  </w:num>
  <w:num w:numId="4" w16cid:durableId="877547351">
    <w:abstractNumId w:val="4"/>
  </w:num>
  <w:num w:numId="5" w16cid:durableId="1083720558">
    <w:abstractNumId w:val="3"/>
  </w:num>
  <w:num w:numId="6" w16cid:durableId="521825300">
    <w:abstractNumId w:val="22"/>
  </w:num>
  <w:num w:numId="7" w16cid:durableId="1277519729">
    <w:abstractNumId w:val="5"/>
  </w:num>
  <w:num w:numId="8" w16cid:durableId="908540057">
    <w:abstractNumId w:val="7"/>
  </w:num>
  <w:num w:numId="9" w16cid:durableId="1680741701">
    <w:abstractNumId w:val="8"/>
  </w:num>
  <w:num w:numId="10" w16cid:durableId="2017266627">
    <w:abstractNumId w:val="25"/>
  </w:num>
  <w:num w:numId="11" w16cid:durableId="611938566">
    <w:abstractNumId w:val="6"/>
  </w:num>
  <w:num w:numId="12" w16cid:durableId="57097621">
    <w:abstractNumId w:val="21"/>
  </w:num>
  <w:num w:numId="13" w16cid:durableId="220141072">
    <w:abstractNumId w:val="20"/>
  </w:num>
  <w:num w:numId="14" w16cid:durableId="689993276">
    <w:abstractNumId w:val="9"/>
  </w:num>
  <w:num w:numId="15" w16cid:durableId="1417940542">
    <w:abstractNumId w:val="11"/>
  </w:num>
  <w:num w:numId="16" w16cid:durableId="515997120">
    <w:abstractNumId w:val="23"/>
  </w:num>
  <w:num w:numId="17" w16cid:durableId="679355608">
    <w:abstractNumId w:val="16"/>
  </w:num>
  <w:num w:numId="18" w16cid:durableId="2118523522">
    <w:abstractNumId w:val="13"/>
  </w:num>
  <w:num w:numId="19" w16cid:durableId="821778849">
    <w:abstractNumId w:val="0"/>
  </w:num>
  <w:num w:numId="20" w16cid:durableId="2078742549">
    <w:abstractNumId w:val="0"/>
  </w:num>
  <w:num w:numId="21" w16cid:durableId="1078480597">
    <w:abstractNumId w:val="18"/>
  </w:num>
  <w:num w:numId="22" w16cid:durableId="938677933">
    <w:abstractNumId w:val="19"/>
  </w:num>
  <w:num w:numId="23" w16cid:durableId="1883008131">
    <w:abstractNumId w:val="1"/>
  </w:num>
  <w:num w:numId="24" w16cid:durableId="457576912">
    <w:abstractNumId w:val="15"/>
  </w:num>
  <w:num w:numId="25" w16cid:durableId="667488977">
    <w:abstractNumId w:val="12"/>
  </w:num>
  <w:num w:numId="26" w16cid:durableId="466506344">
    <w:abstractNumId w:val="14"/>
  </w:num>
  <w:num w:numId="27" w16cid:durableId="2114981566">
    <w:abstractNumId w:val="17"/>
  </w:num>
  <w:num w:numId="28" w16cid:durableId="466899854">
    <w:abstractNumId w:val="24"/>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o Leocadio">
    <w15:presenceInfo w15:providerId="Windows Live" w15:userId="47c04dc6d9b211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9"/>
  <w:attachedTemplate r:id="rId1"/>
  <w:linkStyles/>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7WwsDQ1NrA0NDEyMDdR0lEKTi0uzszPAykwqQUAwCRtbCwAAAA="/>
  </w:docVars>
  <w:rsids>
    <w:rsidRoot w:val="00625848"/>
    <w:rsid w:val="000130E4"/>
    <w:rsid w:val="00020807"/>
    <w:rsid w:val="00031C86"/>
    <w:rsid w:val="00035535"/>
    <w:rsid w:val="00042F71"/>
    <w:rsid w:val="00043577"/>
    <w:rsid w:val="0004373F"/>
    <w:rsid w:val="00045A64"/>
    <w:rsid w:val="0004771F"/>
    <w:rsid w:val="000510E7"/>
    <w:rsid w:val="00052ADF"/>
    <w:rsid w:val="00055654"/>
    <w:rsid w:val="00056F4C"/>
    <w:rsid w:val="0006743D"/>
    <w:rsid w:val="00073712"/>
    <w:rsid w:val="00075897"/>
    <w:rsid w:val="00076252"/>
    <w:rsid w:val="00076762"/>
    <w:rsid w:val="000860CA"/>
    <w:rsid w:val="00086DB5"/>
    <w:rsid w:val="00095CFF"/>
    <w:rsid w:val="000A1A60"/>
    <w:rsid w:val="000A6856"/>
    <w:rsid w:val="000B1612"/>
    <w:rsid w:val="000B6107"/>
    <w:rsid w:val="000B6564"/>
    <w:rsid w:val="000D5C6B"/>
    <w:rsid w:val="000E393D"/>
    <w:rsid w:val="000E3C85"/>
    <w:rsid w:val="000E45F2"/>
    <w:rsid w:val="000E72FF"/>
    <w:rsid w:val="000F4716"/>
    <w:rsid w:val="000F673A"/>
    <w:rsid w:val="0010420D"/>
    <w:rsid w:val="00112D06"/>
    <w:rsid w:val="0011488F"/>
    <w:rsid w:val="00115473"/>
    <w:rsid w:val="00120882"/>
    <w:rsid w:val="00123A1A"/>
    <w:rsid w:val="00125E73"/>
    <w:rsid w:val="0012692A"/>
    <w:rsid w:val="00130368"/>
    <w:rsid w:val="00132763"/>
    <w:rsid w:val="00133C3E"/>
    <w:rsid w:val="00134123"/>
    <w:rsid w:val="001354D9"/>
    <w:rsid w:val="0013700D"/>
    <w:rsid w:val="001440CC"/>
    <w:rsid w:val="001509BE"/>
    <w:rsid w:val="00152D89"/>
    <w:rsid w:val="00156BC4"/>
    <w:rsid w:val="00163EA1"/>
    <w:rsid w:val="001647AF"/>
    <w:rsid w:val="00164C78"/>
    <w:rsid w:val="00165380"/>
    <w:rsid w:val="00171864"/>
    <w:rsid w:val="00171CFC"/>
    <w:rsid w:val="0017418F"/>
    <w:rsid w:val="00175227"/>
    <w:rsid w:val="001818EA"/>
    <w:rsid w:val="0018200B"/>
    <w:rsid w:val="00186385"/>
    <w:rsid w:val="001900F1"/>
    <w:rsid w:val="001A1180"/>
    <w:rsid w:val="001A3FCC"/>
    <w:rsid w:val="001B0A31"/>
    <w:rsid w:val="001B1A8B"/>
    <w:rsid w:val="001B56C9"/>
    <w:rsid w:val="001C0A89"/>
    <w:rsid w:val="001C4E8D"/>
    <w:rsid w:val="001F47A0"/>
    <w:rsid w:val="0020073A"/>
    <w:rsid w:val="002014E5"/>
    <w:rsid w:val="002018F5"/>
    <w:rsid w:val="002036A6"/>
    <w:rsid w:val="002046B5"/>
    <w:rsid w:val="00204BA3"/>
    <w:rsid w:val="00204F76"/>
    <w:rsid w:val="00212253"/>
    <w:rsid w:val="00213D5B"/>
    <w:rsid w:val="00216397"/>
    <w:rsid w:val="00217116"/>
    <w:rsid w:val="002175E6"/>
    <w:rsid w:val="00217A7E"/>
    <w:rsid w:val="0022349E"/>
    <w:rsid w:val="0022440E"/>
    <w:rsid w:val="00225F81"/>
    <w:rsid w:val="00235DDE"/>
    <w:rsid w:val="002376E1"/>
    <w:rsid w:val="00241523"/>
    <w:rsid w:val="0024307A"/>
    <w:rsid w:val="00244EF4"/>
    <w:rsid w:val="0024523B"/>
    <w:rsid w:val="0025053C"/>
    <w:rsid w:val="00250AA9"/>
    <w:rsid w:val="00251F34"/>
    <w:rsid w:val="0026425B"/>
    <w:rsid w:val="002777FF"/>
    <w:rsid w:val="00280C5A"/>
    <w:rsid w:val="00282AF5"/>
    <w:rsid w:val="00283AA0"/>
    <w:rsid w:val="0029155B"/>
    <w:rsid w:val="00292199"/>
    <w:rsid w:val="00292E56"/>
    <w:rsid w:val="002A17B7"/>
    <w:rsid w:val="002A7053"/>
    <w:rsid w:val="002A7EDE"/>
    <w:rsid w:val="002B30F8"/>
    <w:rsid w:val="002B3E85"/>
    <w:rsid w:val="002B575F"/>
    <w:rsid w:val="002C4A20"/>
    <w:rsid w:val="002C5F97"/>
    <w:rsid w:val="002D35E2"/>
    <w:rsid w:val="002D40FB"/>
    <w:rsid w:val="002D5DCA"/>
    <w:rsid w:val="002E1523"/>
    <w:rsid w:val="002E23A9"/>
    <w:rsid w:val="002F0EEE"/>
    <w:rsid w:val="002F200B"/>
    <w:rsid w:val="002F77BC"/>
    <w:rsid w:val="003120DB"/>
    <w:rsid w:val="003165FF"/>
    <w:rsid w:val="00323633"/>
    <w:rsid w:val="00334120"/>
    <w:rsid w:val="00336746"/>
    <w:rsid w:val="0033798F"/>
    <w:rsid w:val="00347F9F"/>
    <w:rsid w:val="00366554"/>
    <w:rsid w:val="003714A4"/>
    <w:rsid w:val="003714D7"/>
    <w:rsid w:val="003828B7"/>
    <w:rsid w:val="00385F61"/>
    <w:rsid w:val="00386256"/>
    <w:rsid w:val="003A0BF8"/>
    <w:rsid w:val="003A5B99"/>
    <w:rsid w:val="003B4A53"/>
    <w:rsid w:val="003B6E22"/>
    <w:rsid w:val="003C0D53"/>
    <w:rsid w:val="003C3243"/>
    <w:rsid w:val="003C45C6"/>
    <w:rsid w:val="003C4AC6"/>
    <w:rsid w:val="003D4104"/>
    <w:rsid w:val="003E0EFF"/>
    <w:rsid w:val="003E227A"/>
    <w:rsid w:val="003E6CDE"/>
    <w:rsid w:val="003E6D22"/>
    <w:rsid w:val="003E736B"/>
    <w:rsid w:val="003F19D2"/>
    <w:rsid w:val="003F3ED6"/>
    <w:rsid w:val="003F6FDF"/>
    <w:rsid w:val="0040591F"/>
    <w:rsid w:val="004072D5"/>
    <w:rsid w:val="00420AC6"/>
    <w:rsid w:val="0042301F"/>
    <w:rsid w:val="004249DB"/>
    <w:rsid w:val="0043035F"/>
    <w:rsid w:val="00432C53"/>
    <w:rsid w:val="00443577"/>
    <w:rsid w:val="004435DA"/>
    <w:rsid w:val="00443C30"/>
    <w:rsid w:val="0045065D"/>
    <w:rsid w:val="00453218"/>
    <w:rsid w:val="00453A84"/>
    <w:rsid w:val="00465B0F"/>
    <w:rsid w:val="00470BBE"/>
    <w:rsid w:val="0047308D"/>
    <w:rsid w:val="00473E14"/>
    <w:rsid w:val="00480107"/>
    <w:rsid w:val="004801FA"/>
    <w:rsid w:val="004966FC"/>
    <w:rsid w:val="004A1911"/>
    <w:rsid w:val="004A76F8"/>
    <w:rsid w:val="004B0597"/>
    <w:rsid w:val="004B0D9F"/>
    <w:rsid w:val="004B14D4"/>
    <w:rsid w:val="004C0374"/>
    <w:rsid w:val="004C7C47"/>
    <w:rsid w:val="004E073F"/>
    <w:rsid w:val="004E11BB"/>
    <w:rsid w:val="004E13E5"/>
    <w:rsid w:val="004E184F"/>
    <w:rsid w:val="004E3CD5"/>
    <w:rsid w:val="004F7310"/>
    <w:rsid w:val="00506EA1"/>
    <w:rsid w:val="005071D7"/>
    <w:rsid w:val="00511551"/>
    <w:rsid w:val="00513CDE"/>
    <w:rsid w:val="00514879"/>
    <w:rsid w:val="005163AD"/>
    <w:rsid w:val="00524FD7"/>
    <w:rsid w:val="00526D7C"/>
    <w:rsid w:val="0053381C"/>
    <w:rsid w:val="00545510"/>
    <w:rsid w:val="00551917"/>
    <w:rsid w:val="0056262A"/>
    <w:rsid w:val="00570370"/>
    <w:rsid w:val="005734B7"/>
    <w:rsid w:val="005734DC"/>
    <w:rsid w:val="005821A9"/>
    <w:rsid w:val="0058516C"/>
    <w:rsid w:val="005A3817"/>
    <w:rsid w:val="005A4897"/>
    <w:rsid w:val="005A4A76"/>
    <w:rsid w:val="005A5B99"/>
    <w:rsid w:val="005B5146"/>
    <w:rsid w:val="005B696F"/>
    <w:rsid w:val="005C08B6"/>
    <w:rsid w:val="005C58E8"/>
    <w:rsid w:val="005D4D6D"/>
    <w:rsid w:val="005D5EFE"/>
    <w:rsid w:val="005D665A"/>
    <w:rsid w:val="005E25D5"/>
    <w:rsid w:val="0060629A"/>
    <w:rsid w:val="0060694E"/>
    <w:rsid w:val="0060703C"/>
    <w:rsid w:val="00616AD2"/>
    <w:rsid w:val="00617554"/>
    <w:rsid w:val="006225F0"/>
    <w:rsid w:val="00624A0A"/>
    <w:rsid w:val="00625700"/>
    <w:rsid w:val="00625848"/>
    <w:rsid w:val="00637D22"/>
    <w:rsid w:val="00637F0D"/>
    <w:rsid w:val="00640D32"/>
    <w:rsid w:val="00641D62"/>
    <w:rsid w:val="0064547C"/>
    <w:rsid w:val="006556D8"/>
    <w:rsid w:val="00660F26"/>
    <w:rsid w:val="006617FC"/>
    <w:rsid w:val="00663B99"/>
    <w:rsid w:val="006739BB"/>
    <w:rsid w:val="00683D19"/>
    <w:rsid w:val="00687471"/>
    <w:rsid w:val="00697289"/>
    <w:rsid w:val="006A7B68"/>
    <w:rsid w:val="006B707B"/>
    <w:rsid w:val="006C056C"/>
    <w:rsid w:val="006C1249"/>
    <w:rsid w:val="006C26C8"/>
    <w:rsid w:val="006C58B6"/>
    <w:rsid w:val="006E3C80"/>
    <w:rsid w:val="006E4A3B"/>
    <w:rsid w:val="006E606A"/>
    <w:rsid w:val="006F0E7B"/>
    <w:rsid w:val="006F7553"/>
    <w:rsid w:val="00700EE7"/>
    <w:rsid w:val="00711240"/>
    <w:rsid w:val="007137C0"/>
    <w:rsid w:val="00714E28"/>
    <w:rsid w:val="00714F45"/>
    <w:rsid w:val="00733CC1"/>
    <w:rsid w:val="00734EBF"/>
    <w:rsid w:val="00736A95"/>
    <w:rsid w:val="00736FCA"/>
    <w:rsid w:val="0074384A"/>
    <w:rsid w:val="00751ACE"/>
    <w:rsid w:val="00757BA6"/>
    <w:rsid w:val="00760A21"/>
    <w:rsid w:val="00761AE8"/>
    <w:rsid w:val="0076559A"/>
    <w:rsid w:val="007702F6"/>
    <w:rsid w:val="007712A3"/>
    <w:rsid w:val="00773C92"/>
    <w:rsid w:val="00774602"/>
    <w:rsid w:val="00777634"/>
    <w:rsid w:val="00780C03"/>
    <w:rsid w:val="00783FFB"/>
    <w:rsid w:val="00791C25"/>
    <w:rsid w:val="00794157"/>
    <w:rsid w:val="007A3E89"/>
    <w:rsid w:val="007A4CD1"/>
    <w:rsid w:val="007B6481"/>
    <w:rsid w:val="007C633E"/>
    <w:rsid w:val="007C7E9A"/>
    <w:rsid w:val="007D0F98"/>
    <w:rsid w:val="007E69FF"/>
    <w:rsid w:val="00802510"/>
    <w:rsid w:val="00805409"/>
    <w:rsid w:val="00821051"/>
    <w:rsid w:val="0083448A"/>
    <w:rsid w:val="00836394"/>
    <w:rsid w:val="00837C4C"/>
    <w:rsid w:val="008503B9"/>
    <w:rsid w:val="00851638"/>
    <w:rsid w:val="0085554D"/>
    <w:rsid w:val="00860544"/>
    <w:rsid w:val="0087331B"/>
    <w:rsid w:val="0088276F"/>
    <w:rsid w:val="00886154"/>
    <w:rsid w:val="00887581"/>
    <w:rsid w:val="0089201C"/>
    <w:rsid w:val="008920C5"/>
    <w:rsid w:val="00894744"/>
    <w:rsid w:val="00894926"/>
    <w:rsid w:val="008A778A"/>
    <w:rsid w:val="008B4188"/>
    <w:rsid w:val="008B550B"/>
    <w:rsid w:val="008C03C1"/>
    <w:rsid w:val="008C2847"/>
    <w:rsid w:val="008C34C7"/>
    <w:rsid w:val="008C3819"/>
    <w:rsid w:val="008C408E"/>
    <w:rsid w:val="008C594C"/>
    <w:rsid w:val="008C7321"/>
    <w:rsid w:val="008D0B73"/>
    <w:rsid w:val="008D4304"/>
    <w:rsid w:val="008E15E1"/>
    <w:rsid w:val="008E5B6C"/>
    <w:rsid w:val="008E5DE1"/>
    <w:rsid w:val="008F0330"/>
    <w:rsid w:val="008F7FC4"/>
    <w:rsid w:val="00900C6E"/>
    <w:rsid w:val="00902891"/>
    <w:rsid w:val="00903751"/>
    <w:rsid w:val="0090482A"/>
    <w:rsid w:val="00906596"/>
    <w:rsid w:val="009118F3"/>
    <w:rsid w:val="00913E6F"/>
    <w:rsid w:val="0091444C"/>
    <w:rsid w:val="009258DE"/>
    <w:rsid w:val="0092798A"/>
    <w:rsid w:val="00931E5B"/>
    <w:rsid w:val="00937130"/>
    <w:rsid w:val="00940E1A"/>
    <w:rsid w:val="00941FF1"/>
    <w:rsid w:val="0094445A"/>
    <w:rsid w:val="00947A08"/>
    <w:rsid w:val="00951644"/>
    <w:rsid w:val="0095654A"/>
    <w:rsid w:val="00956561"/>
    <w:rsid w:val="00956566"/>
    <w:rsid w:val="009604A6"/>
    <w:rsid w:val="0096617C"/>
    <w:rsid w:val="00967DCC"/>
    <w:rsid w:val="00974703"/>
    <w:rsid w:val="00994E3A"/>
    <w:rsid w:val="009A1AEA"/>
    <w:rsid w:val="009A7774"/>
    <w:rsid w:val="009B0B82"/>
    <w:rsid w:val="009B1B3A"/>
    <w:rsid w:val="009B594B"/>
    <w:rsid w:val="009C1C3E"/>
    <w:rsid w:val="009C3A0A"/>
    <w:rsid w:val="009C6FFF"/>
    <w:rsid w:val="009D0031"/>
    <w:rsid w:val="009D104B"/>
    <w:rsid w:val="009D1055"/>
    <w:rsid w:val="009D6A21"/>
    <w:rsid w:val="009E11D3"/>
    <w:rsid w:val="009E5A31"/>
    <w:rsid w:val="009F4002"/>
    <w:rsid w:val="00A018DE"/>
    <w:rsid w:val="00A02DD6"/>
    <w:rsid w:val="00A1250B"/>
    <w:rsid w:val="00A14F90"/>
    <w:rsid w:val="00A3006E"/>
    <w:rsid w:val="00A338A7"/>
    <w:rsid w:val="00A40C5D"/>
    <w:rsid w:val="00A42540"/>
    <w:rsid w:val="00A475AF"/>
    <w:rsid w:val="00A55F8D"/>
    <w:rsid w:val="00A614AB"/>
    <w:rsid w:val="00A617F7"/>
    <w:rsid w:val="00A618C1"/>
    <w:rsid w:val="00A6433C"/>
    <w:rsid w:val="00A73068"/>
    <w:rsid w:val="00A742DB"/>
    <w:rsid w:val="00A833A5"/>
    <w:rsid w:val="00A840C2"/>
    <w:rsid w:val="00A86275"/>
    <w:rsid w:val="00A959FD"/>
    <w:rsid w:val="00A96BB6"/>
    <w:rsid w:val="00AA14D6"/>
    <w:rsid w:val="00AA1BDD"/>
    <w:rsid w:val="00AB097C"/>
    <w:rsid w:val="00AB2939"/>
    <w:rsid w:val="00AB6E7C"/>
    <w:rsid w:val="00AB7282"/>
    <w:rsid w:val="00AC2B5F"/>
    <w:rsid w:val="00AC6F14"/>
    <w:rsid w:val="00AD116D"/>
    <w:rsid w:val="00AD3ADF"/>
    <w:rsid w:val="00AF1A0D"/>
    <w:rsid w:val="00B03CAD"/>
    <w:rsid w:val="00B0472F"/>
    <w:rsid w:val="00B053B6"/>
    <w:rsid w:val="00B169B0"/>
    <w:rsid w:val="00B21D05"/>
    <w:rsid w:val="00B22D80"/>
    <w:rsid w:val="00B25304"/>
    <w:rsid w:val="00B26EAA"/>
    <w:rsid w:val="00B33C2E"/>
    <w:rsid w:val="00B34934"/>
    <w:rsid w:val="00B36F85"/>
    <w:rsid w:val="00B43262"/>
    <w:rsid w:val="00B4468D"/>
    <w:rsid w:val="00B46F50"/>
    <w:rsid w:val="00B530A7"/>
    <w:rsid w:val="00B54765"/>
    <w:rsid w:val="00B62210"/>
    <w:rsid w:val="00B62217"/>
    <w:rsid w:val="00B63EB4"/>
    <w:rsid w:val="00B7135C"/>
    <w:rsid w:val="00B72559"/>
    <w:rsid w:val="00B77EE0"/>
    <w:rsid w:val="00B80B01"/>
    <w:rsid w:val="00B84EA8"/>
    <w:rsid w:val="00B901DE"/>
    <w:rsid w:val="00B954AF"/>
    <w:rsid w:val="00BA0319"/>
    <w:rsid w:val="00BA3553"/>
    <w:rsid w:val="00BA37E5"/>
    <w:rsid w:val="00BA4388"/>
    <w:rsid w:val="00BA55F7"/>
    <w:rsid w:val="00BA7F42"/>
    <w:rsid w:val="00BB12A8"/>
    <w:rsid w:val="00BB155C"/>
    <w:rsid w:val="00BB42A9"/>
    <w:rsid w:val="00BC3256"/>
    <w:rsid w:val="00BD0C70"/>
    <w:rsid w:val="00BD2F9F"/>
    <w:rsid w:val="00BD4374"/>
    <w:rsid w:val="00BD68A3"/>
    <w:rsid w:val="00BE75D2"/>
    <w:rsid w:val="00BF0691"/>
    <w:rsid w:val="00BF1C0F"/>
    <w:rsid w:val="00BF29BE"/>
    <w:rsid w:val="00BF4F00"/>
    <w:rsid w:val="00C00A4E"/>
    <w:rsid w:val="00C03218"/>
    <w:rsid w:val="00C11FF8"/>
    <w:rsid w:val="00C14806"/>
    <w:rsid w:val="00C14E0E"/>
    <w:rsid w:val="00C2099F"/>
    <w:rsid w:val="00C23AA8"/>
    <w:rsid w:val="00C25EF9"/>
    <w:rsid w:val="00C33078"/>
    <w:rsid w:val="00C3321A"/>
    <w:rsid w:val="00C338FA"/>
    <w:rsid w:val="00C33B38"/>
    <w:rsid w:val="00C416AA"/>
    <w:rsid w:val="00C43A8D"/>
    <w:rsid w:val="00C4757C"/>
    <w:rsid w:val="00C571C7"/>
    <w:rsid w:val="00C60D50"/>
    <w:rsid w:val="00C661F6"/>
    <w:rsid w:val="00C6712E"/>
    <w:rsid w:val="00C70EB5"/>
    <w:rsid w:val="00C7358D"/>
    <w:rsid w:val="00C74B64"/>
    <w:rsid w:val="00C944A8"/>
    <w:rsid w:val="00C9523E"/>
    <w:rsid w:val="00C9748E"/>
    <w:rsid w:val="00CA1874"/>
    <w:rsid w:val="00CA388B"/>
    <w:rsid w:val="00CA6204"/>
    <w:rsid w:val="00CA6394"/>
    <w:rsid w:val="00CA6A3E"/>
    <w:rsid w:val="00CA6E8C"/>
    <w:rsid w:val="00CA7C72"/>
    <w:rsid w:val="00CB14D7"/>
    <w:rsid w:val="00CB71E4"/>
    <w:rsid w:val="00CB75DA"/>
    <w:rsid w:val="00CC53DA"/>
    <w:rsid w:val="00CD0806"/>
    <w:rsid w:val="00CD4DB2"/>
    <w:rsid w:val="00CD7433"/>
    <w:rsid w:val="00CD79EB"/>
    <w:rsid w:val="00CD7FE0"/>
    <w:rsid w:val="00CF5B59"/>
    <w:rsid w:val="00CF7DB6"/>
    <w:rsid w:val="00D004B4"/>
    <w:rsid w:val="00D00F9B"/>
    <w:rsid w:val="00D05819"/>
    <w:rsid w:val="00D1227A"/>
    <w:rsid w:val="00D2163F"/>
    <w:rsid w:val="00D36660"/>
    <w:rsid w:val="00D374B2"/>
    <w:rsid w:val="00D42787"/>
    <w:rsid w:val="00D4372A"/>
    <w:rsid w:val="00D43F4E"/>
    <w:rsid w:val="00D462BD"/>
    <w:rsid w:val="00D469DC"/>
    <w:rsid w:val="00D50306"/>
    <w:rsid w:val="00D54D77"/>
    <w:rsid w:val="00D54E52"/>
    <w:rsid w:val="00D5505B"/>
    <w:rsid w:val="00D61752"/>
    <w:rsid w:val="00D62D2A"/>
    <w:rsid w:val="00D642C1"/>
    <w:rsid w:val="00D65082"/>
    <w:rsid w:val="00D651AC"/>
    <w:rsid w:val="00D674F4"/>
    <w:rsid w:val="00D71397"/>
    <w:rsid w:val="00D8292F"/>
    <w:rsid w:val="00D842C9"/>
    <w:rsid w:val="00DB0C69"/>
    <w:rsid w:val="00DB66E3"/>
    <w:rsid w:val="00DC6187"/>
    <w:rsid w:val="00DC657B"/>
    <w:rsid w:val="00DD07B3"/>
    <w:rsid w:val="00DD51A0"/>
    <w:rsid w:val="00DE07C7"/>
    <w:rsid w:val="00DF02F3"/>
    <w:rsid w:val="00E04053"/>
    <w:rsid w:val="00E12F94"/>
    <w:rsid w:val="00E20017"/>
    <w:rsid w:val="00E20E78"/>
    <w:rsid w:val="00E230ED"/>
    <w:rsid w:val="00E24FDA"/>
    <w:rsid w:val="00E24FF9"/>
    <w:rsid w:val="00E30F5F"/>
    <w:rsid w:val="00E315BE"/>
    <w:rsid w:val="00E32E2E"/>
    <w:rsid w:val="00E34B04"/>
    <w:rsid w:val="00E428DF"/>
    <w:rsid w:val="00E52E3A"/>
    <w:rsid w:val="00E560E0"/>
    <w:rsid w:val="00E63158"/>
    <w:rsid w:val="00E710F2"/>
    <w:rsid w:val="00E74F00"/>
    <w:rsid w:val="00E7520D"/>
    <w:rsid w:val="00E86741"/>
    <w:rsid w:val="00E87C53"/>
    <w:rsid w:val="00E90E41"/>
    <w:rsid w:val="00E937CE"/>
    <w:rsid w:val="00E94C50"/>
    <w:rsid w:val="00E96DF5"/>
    <w:rsid w:val="00EA6BF1"/>
    <w:rsid w:val="00EA7909"/>
    <w:rsid w:val="00EB0283"/>
    <w:rsid w:val="00EB0F42"/>
    <w:rsid w:val="00EB33A2"/>
    <w:rsid w:val="00EC7BAD"/>
    <w:rsid w:val="00ED3541"/>
    <w:rsid w:val="00EF1479"/>
    <w:rsid w:val="00EF29C3"/>
    <w:rsid w:val="00EF578B"/>
    <w:rsid w:val="00EF60F6"/>
    <w:rsid w:val="00F04634"/>
    <w:rsid w:val="00F21ECE"/>
    <w:rsid w:val="00F224A5"/>
    <w:rsid w:val="00F26228"/>
    <w:rsid w:val="00F341A6"/>
    <w:rsid w:val="00F37B25"/>
    <w:rsid w:val="00F44306"/>
    <w:rsid w:val="00F520C9"/>
    <w:rsid w:val="00F54376"/>
    <w:rsid w:val="00F543EA"/>
    <w:rsid w:val="00F60791"/>
    <w:rsid w:val="00F60C55"/>
    <w:rsid w:val="00F61ECF"/>
    <w:rsid w:val="00F657A4"/>
    <w:rsid w:val="00F66887"/>
    <w:rsid w:val="00F67DD3"/>
    <w:rsid w:val="00F72AD0"/>
    <w:rsid w:val="00F73281"/>
    <w:rsid w:val="00F73DB4"/>
    <w:rsid w:val="00F8327D"/>
    <w:rsid w:val="00F86176"/>
    <w:rsid w:val="00F902BC"/>
    <w:rsid w:val="00F9192C"/>
    <w:rsid w:val="00F961D2"/>
    <w:rsid w:val="00F96F1D"/>
    <w:rsid w:val="00F9704E"/>
    <w:rsid w:val="00FA63E6"/>
    <w:rsid w:val="00FB0682"/>
    <w:rsid w:val="00FB07FF"/>
    <w:rsid w:val="00FB09C7"/>
    <w:rsid w:val="00FD319C"/>
    <w:rsid w:val="00FD3BD8"/>
    <w:rsid w:val="00FD73EE"/>
    <w:rsid w:val="00FD7FE1"/>
    <w:rsid w:val="00FE5FA5"/>
    <w:rsid w:val="00FF1396"/>
    <w:rsid w:val="00FF1950"/>
    <w:rsid w:val="00FF1AD3"/>
    <w:rsid w:val="00FF1DF3"/>
    <w:rsid w:val="0EE56CF0"/>
    <w:rsid w:val="220381DB"/>
    <w:rsid w:val="56199DAA"/>
    <w:rsid w:val="6BC75432"/>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75C4EA"/>
  <w15:chartTrackingRefBased/>
  <w15:docId w15:val="{9ED1ED27-1517-40A6-83CD-318E1FEF2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lsdException w:name="heading 8" w:semiHidden="1" w:uiPriority="9" w:unhideWhenUsed="1" w:qFormat="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unhideWhenUsed="1"/>
    <w:lsdException w:name="header" w:semiHidden="1"/>
    <w:lsdException w:name="footer" w:semiHidden="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uiPriority="0"/>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lsdException w:name="Strong"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A4A76"/>
    <w:pPr>
      <w:spacing w:after="0" w:line="276" w:lineRule="auto"/>
    </w:pPr>
    <w:rPr>
      <w:rFonts w:ascii="Arial" w:eastAsia="Arial" w:hAnsi="Arial" w:cs="Arial"/>
      <w:lang w:val="en-US"/>
    </w:rPr>
  </w:style>
  <w:style w:type="paragraph" w:styleId="Heading1">
    <w:name w:val="heading 1"/>
    <w:basedOn w:val="Normal"/>
    <w:next w:val="Normal"/>
    <w:link w:val="Heading1Char"/>
    <w:rsid w:val="005A4A76"/>
    <w:pPr>
      <w:keepNext/>
      <w:keepLines/>
      <w:spacing w:before="400" w:after="120"/>
      <w:outlineLvl w:val="0"/>
    </w:pPr>
    <w:rPr>
      <w:sz w:val="40"/>
      <w:szCs w:val="40"/>
    </w:rPr>
  </w:style>
  <w:style w:type="paragraph" w:styleId="Heading2">
    <w:name w:val="heading 2"/>
    <w:basedOn w:val="Normal"/>
    <w:next w:val="Normal"/>
    <w:link w:val="Heading2Char"/>
    <w:rsid w:val="005A4A76"/>
    <w:pPr>
      <w:keepNext/>
      <w:keepLines/>
      <w:spacing w:before="360" w:after="120"/>
      <w:outlineLvl w:val="1"/>
    </w:pPr>
    <w:rPr>
      <w:sz w:val="32"/>
      <w:szCs w:val="32"/>
    </w:rPr>
  </w:style>
  <w:style w:type="paragraph" w:styleId="Heading3">
    <w:name w:val="heading 3"/>
    <w:basedOn w:val="Normal"/>
    <w:next w:val="Normal"/>
    <w:link w:val="Heading3Char"/>
    <w:rsid w:val="005A4A76"/>
    <w:pPr>
      <w:keepNext/>
      <w:keepLines/>
      <w:spacing w:before="320" w:after="80"/>
      <w:outlineLvl w:val="2"/>
    </w:pPr>
    <w:rPr>
      <w:color w:val="434343"/>
      <w:sz w:val="28"/>
      <w:szCs w:val="28"/>
    </w:rPr>
  </w:style>
  <w:style w:type="paragraph" w:styleId="Heading4">
    <w:name w:val="heading 4"/>
    <w:basedOn w:val="Normal"/>
    <w:next w:val="Normal"/>
    <w:link w:val="Heading4Char"/>
    <w:rsid w:val="005A4A76"/>
    <w:pPr>
      <w:keepNext/>
      <w:keepLines/>
      <w:spacing w:before="280" w:after="80"/>
      <w:outlineLvl w:val="3"/>
    </w:pPr>
    <w:rPr>
      <w:color w:val="666666"/>
      <w:sz w:val="24"/>
      <w:szCs w:val="24"/>
    </w:rPr>
  </w:style>
  <w:style w:type="paragraph" w:styleId="Heading5">
    <w:name w:val="heading 5"/>
    <w:basedOn w:val="Normal"/>
    <w:next w:val="Normal"/>
    <w:link w:val="Heading5Char"/>
    <w:rsid w:val="005A4A76"/>
    <w:pPr>
      <w:keepNext/>
      <w:keepLines/>
      <w:spacing w:before="240" w:after="80"/>
      <w:outlineLvl w:val="4"/>
    </w:pPr>
    <w:rPr>
      <w:color w:val="666666"/>
    </w:rPr>
  </w:style>
  <w:style w:type="paragraph" w:styleId="Heading6">
    <w:name w:val="heading 6"/>
    <w:basedOn w:val="Normal"/>
    <w:next w:val="Normal"/>
    <w:link w:val="Heading6Char"/>
    <w:rsid w:val="005A4A76"/>
    <w:pPr>
      <w:keepNext/>
      <w:keepLines/>
      <w:spacing w:before="240" w:after="80"/>
      <w:outlineLvl w:val="5"/>
    </w:pPr>
    <w:rPr>
      <w:i/>
      <w:color w:val="666666"/>
    </w:rPr>
  </w:style>
  <w:style w:type="paragraph" w:styleId="Heading7">
    <w:name w:val="heading 7"/>
    <w:basedOn w:val="Normal"/>
    <w:next w:val="Normal"/>
    <w:link w:val="Heading7Char"/>
    <w:uiPriority w:val="9"/>
    <w:unhideWhenUsed/>
    <w:rsid w:val="006E4A3B"/>
    <w:pPr>
      <w:keepNext/>
      <w:keepLines/>
      <w:spacing w:before="240" w:after="240" w:line="259" w:lineRule="auto"/>
      <w:outlineLvl w:val="6"/>
    </w:pPr>
    <w:rPr>
      <w:rFonts w:eastAsiaTheme="majorEastAsia" w:cstheme="majorBidi"/>
      <w:iCs/>
      <w:sz w:val="24"/>
    </w:rPr>
  </w:style>
  <w:style w:type="paragraph" w:styleId="Heading8">
    <w:name w:val="heading 8"/>
    <w:basedOn w:val="Normal"/>
    <w:next w:val="Normal"/>
    <w:link w:val="Heading8Char"/>
    <w:uiPriority w:val="9"/>
    <w:unhideWhenUsed/>
    <w:rsid w:val="006E4A3B"/>
    <w:pPr>
      <w:keepNext/>
      <w:keepLines/>
      <w:spacing w:before="160" w:after="240" w:line="259" w:lineRule="auto"/>
      <w:contextualSpacing/>
      <w:outlineLvl w:val="7"/>
    </w:pPr>
    <w:rPr>
      <w:rFonts w:eastAsiaTheme="majorEastAsia" w:cstheme="majorBidi"/>
      <w:szCs w:val="21"/>
    </w:rPr>
  </w:style>
  <w:style w:type="paragraph" w:styleId="Heading9">
    <w:name w:val="heading 9"/>
    <w:basedOn w:val="Normal"/>
    <w:next w:val="Normal"/>
    <w:link w:val="Heading9Char"/>
    <w:uiPriority w:val="9"/>
    <w:semiHidden/>
    <w:unhideWhenUsed/>
    <w:rsid w:val="006E4A3B"/>
    <w:pPr>
      <w:keepNext/>
      <w:keepLines/>
      <w:spacing w:before="40" w:line="259" w:lineRule="auto"/>
      <w:outlineLvl w:val="8"/>
    </w:pPr>
    <w:rPr>
      <w:rFonts w:asciiTheme="majorHAnsi" w:eastAsiaTheme="majorEastAsia" w:hAnsiTheme="majorHAnsi" w:cstheme="majorBidi"/>
      <w:i/>
      <w:i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A4A76"/>
    <w:rPr>
      <w:rFonts w:ascii="Arial" w:eastAsia="Arial" w:hAnsi="Arial" w:cs="Arial"/>
      <w:sz w:val="40"/>
      <w:szCs w:val="40"/>
      <w:lang w:val="en-US"/>
    </w:rPr>
  </w:style>
  <w:style w:type="character" w:customStyle="1" w:styleId="Heading2Char">
    <w:name w:val="Heading 2 Char"/>
    <w:basedOn w:val="DefaultParagraphFont"/>
    <w:link w:val="Heading2"/>
    <w:rsid w:val="006E4A3B"/>
    <w:rPr>
      <w:rFonts w:ascii="Arial" w:eastAsia="Arial" w:hAnsi="Arial" w:cs="Arial"/>
      <w:sz w:val="32"/>
      <w:szCs w:val="32"/>
      <w:lang w:val="en-US"/>
    </w:rPr>
  </w:style>
  <w:style w:type="character" w:customStyle="1" w:styleId="Heading3Char">
    <w:name w:val="Heading 3 Char"/>
    <w:basedOn w:val="DefaultParagraphFont"/>
    <w:link w:val="Heading3"/>
    <w:rsid w:val="006E4A3B"/>
    <w:rPr>
      <w:rFonts w:ascii="Arial" w:eastAsia="Arial" w:hAnsi="Arial" w:cs="Arial"/>
      <w:color w:val="434343"/>
      <w:sz w:val="28"/>
      <w:szCs w:val="28"/>
      <w:lang w:val="en-US"/>
    </w:rPr>
  </w:style>
  <w:style w:type="character" w:customStyle="1" w:styleId="Heading4Char">
    <w:name w:val="Heading 4 Char"/>
    <w:basedOn w:val="DefaultParagraphFont"/>
    <w:link w:val="Heading4"/>
    <w:rsid w:val="006E4A3B"/>
    <w:rPr>
      <w:rFonts w:ascii="Arial" w:eastAsia="Arial" w:hAnsi="Arial" w:cs="Arial"/>
      <w:color w:val="666666"/>
      <w:sz w:val="24"/>
      <w:szCs w:val="24"/>
      <w:lang w:val="en-US"/>
    </w:rPr>
  </w:style>
  <w:style w:type="character" w:customStyle="1" w:styleId="Heading5Char">
    <w:name w:val="Heading 5 Char"/>
    <w:basedOn w:val="DefaultParagraphFont"/>
    <w:link w:val="Heading5"/>
    <w:rsid w:val="006E4A3B"/>
    <w:rPr>
      <w:rFonts w:ascii="Arial" w:eastAsia="Arial" w:hAnsi="Arial" w:cs="Arial"/>
      <w:color w:val="666666"/>
      <w:lang w:val="en-US"/>
    </w:rPr>
  </w:style>
  <w:style w:type="character" w:customStyle="1" w:styleId="Heading6Char">
    <w:name w:val="Heading 6 Char"/>
    <w:basedOn w:val="DefaultParagraphFont"/>
    <w:link w:val="Heading6"/>
    <w:rsid w:val="006E4A3B"/>
    <w:rPr>
      <w:rFonts w:ascii="Arial" w:eastAsia="Arial" w:hAnsi="Arial" w:cs="Arial"/>
      <w:i/>
      <w:color w:val="666666"/>
      <w:lang w:val="en-US"/>
    </w:rPr>
  </w:style>
  <w:style w:type="character" w:customStyle="1" w:styleId="Heading7Char">
    <w:name w:val="Heading 7 Char"/>
    <w:basedOn w:val="DefaultParagraphFont"/>
    <w:link w:val="Heading7"/>
    <w:uiPriority w:val="9"/>
    <w:rsid w:val="006E4A3B"/>
    <w:rPr>
      <w:rFonts w:eastAsiaTheme="majorEastAsia" w:cstheme="majorBidi"/>
      <w:iCs/>
      <w:sz w:val="24"/>
      <w:lang w:val="en-US"/>
    </w:rPr>
  </w:style>
  <w:style w:type="character" w:customStyle="1" w:styleId="Heading8Char">
    <w:name w:val="Heading 8 Char"/>
    <w:basedOn w:val="DefaultParagraphFont"/>
    <w:link w:val="Heading8"/>
    <w:uiPriority w:val="9"/>
    <w:rsid w:val="006E4A3B"/>
    <w:rPr>
      <w:rFonts w:eastAsiaTheme="majorEastAsia" w:cstheme="majorBidi"/>
      <w:szCs w:val="21"/>
      <w:lang w:val="en-US"/>
    </w:rPr>
  </w:style>
  <w:style w:type="character" w:customStyle="1" w:styleId="Heading9Char">
    <w:name w:val="Heading 9 Char"/>
    <w:basedOn w:val="DefaultParagraphFont"/>
    <w:link w:val="Heading9"/>
    <w:uiPriority w:val="9"/>
    <w:semiHidden/>
    <w:rsid w:val="006E4A3B"/>
    <w:rPr>
      <w:rFonts w:asciiTheme="majorHAnsi" w:eastAsiaTheme="majorEastAsia" w:hAnsiTheme="majorHAnsi" w:cstheme="majorBidi"/>
      <w:i/>
      <w:iCs/>
      <w:sz w:val="21"/>
      <w:szCs w:val="21"/>
      <w:lang w:val="en-US"/>
    </w:rPr>
  </w:style>
  <w:style w:type="character" w:customStyle="1" w:styleId="P-Bold">
    <w:name w:val="P - Bold"/>
    <w:uiPriority w:val="1"/>
    <w:qFormat/>
    <w:rsid w:val="006E4A3B"/>
    <w:rPr>
      <w:rFonts w:ascii="Arial" w:hAnsi="Arial"/>
      <w:b/>
      <w:sz w:val="22"/>
      <w:bdr w:val="none" w:sz="0" w:space="0" w:color="auto"/>
      <w:shd w:val="clear" w:color="auto" w:fill="73FDD6"/>
    </w:rPr>
  </w:style>
  <w:style w:type="paragraph" w:customStyle="1" w:styleId="P-Callout">
    <w:name w:val="P - Callout"/>
    <w:basedOn w:val="Normal"/>
    <w:next w:val="Normal"/>
    <w:qFormat/>
    <w:rsid w:val="006E4A3B"/>
    <w:pPr>
      <w:shd w:val="clear" w:color="auto" w:fill="E2EFD9" w:themeFill="accent6" w:themeFillTint="33"/>
      <w:spacing w:before="120" w:after="360" w:line="259" w:lineRule="auto"/>
      <w:mirrorIndents/>
    </w:pPr>
    <w:rPr>
      <w:lang w:val="en"/>
    </w:rPr>
  </w:style>
  <w:style w:type="character" w:customStyle="1" w:styleId="P-Keyword">
    <w:name w:val="P - Keyword"/>
    <w:uiPriority w:val="1"/>
    <w:qFormat/>
    <w:rsid w:val="006E4A3B"/>
    <w:rPr>
      <w:rFonts w:ascii="Arial" w:hAnsi="Arial"/>
      <w:b/>
      <w:color w:val="auto"/>
      <w:sz w:val="22"/>
      <w:u w:val="single"/>
      <w:bdr w:val="none" w:sz="0" w:space="0" w:color="auto"/>
      <w:shd w:val="clear" w:color="auto" w:fill="FF8AD8"/>
    </w:rPr>
  </w:style>
  <w:style w:type="paragraph" w:customStyle="1" w:styleId="L-Numbers">
    <w:name w:val="L - Numbers"/>
    <w:basedOn w:val="Normal"/>
    <w:qFormat/>
    <w:rsid w:val="006E4A3B"/>
    <w:pPr>
      <w:numPr>
        <w:numId w:val="2"/>
      </w:numPr>
      <w:spacing w:before="160" w:line="300" w:lineRule="auto"/>
    </w:pPr>
    <w:rPr>
      <w:lang w:val="en"/>
    </w:rPr>
  </w:style>
  <w:style w:type="paragraph" w:customStyle="1" w:styleId="L-Bullets">
    <w:name w:val="L - Bullets"/>
    <w:basedOn w:val="Normal"/>
    <w:qFormat/>
    <w:rsid w:val="006E4A3B"/>
    <w:pPr>
      <w:numPr>
        <w:numId w:val="1"/>
      </w:numPr>
      <w:spacing w:before="120" w:after="120" w:line="300" w:lineRule="auto"/>
    </w:pPr>
    <w:rPr>
      <w:lang w:val="en"/>
    </w:rPr>
  </w:style>
  <w:style w:type="character" w:customStyle="1" w:styleId="P-URL">
    <w:name w:val="P - URL"/>
    <w:basedOn w:val="DefaultParagraphFont"/>
    <w:uiPriority w:val="1"/>
    <w:qFormat/>
    <w:rsid w:val="006E4A3B"/>
    <w:rPr>
      <w:rFonts w:ascii="Arial" w:hAnsi="Arial"/>
      <w:color w:val="0000FF"/>
      <w:sz w:val="22"/>
      <w:u w:val="single"/>
      <w:bdr w:val="none" w:sz="0" w:space="0" w:color="auto"/>
      <w:shd w:val="clear" w:color="auto" w:fill="00FA00"/>
    </w:rPr>
  </w:style>
  <w:style w:type="character" w:customStyle="1" w:styleId="P-Italics">
    <w:name w:val="P - Italics"/>
    <w:uiPriority w:val="1"/>
    <w:qFormat/>
    <w:rsid w:val="006E4A3B"/>
    <w:rPr>
      <w:rFonts w:ascii="Arial" w:hAnsi="Arial"/>
      <w:i/>
      <w:color w:val="auto"/>
      <w:sz w:val="22"/>
      <w:bdr w:val="none" w:sz="0" w:space="0" w:color="auto"/>
      <w:shd w:val="clear" w:color="auto" w:fill="FFFC00"/>
    </w:rPr>
  </w:style>
  <w:style w:type="character" w:customStyle="1" w:styleId="P-Code">
    <w:name w:val="P - Code"/>
    <w:uiPriority w:val="1"/>
    <w:qFormat/>
    <w:rsid w:val="006E4A3B"/>
    <w:rPr>
      <w:rFonts w:ascii="Courier" w:hAnsi="Courier"/>
      <w:sz w:val="22"/>
      <w:bdr w:val="none" w:sz="0" w:space="0" w:color="auto"/>
      <w:shd w:val="clear" w:color="auto" w:fill="D5FC79"/>
    </w:rPr>
  </w:style>
  <w:style w:type="paragraph" w:customStyle="1" w:styleId="H1-Section">
    <w:name w:val="H1 - Section"/>
    <w:basedOn w:val="Heading1"/>
    <w:next w:val="Normal"/>
    <w:qFormat/>
    <w:rsid w:val="006E4A3B"/>
    <w:pPr>
      <w:spacing w:after="160"/>
    </w:pPr>
    <w:rPr>
      <w:rFonts w:asciiTheme="minorHAnsi" w:eastAsiaTheme="minorHAnsi" w:hAnsiTheme="minorHAnsi" w:cstheme="minorBidi"/>
      <w:b/>
      <w:sz w:val="36"/>
    </w:rPr>
  </w:style>
  <w:style w:type="paragraph" w:customStyle="1" w:styleId="H2-Heading">
    <w:name w:val="H2 - Heading"/>
    <w:basedOn w:val="Heading2"/>
    <w:next w:val="Normal"/>
    <w:qFormat/>
    <w:rsid w:val="006E4A3B"/>
    <w:pPr>
      <w:spacing w:before="280" w:after="160"/>
    </w:pPr>
    <w:rPr>
      <w:rFonts w:asciiTheme="minorHAnsi" w:eastAsiaTheme="minorHAnsi" w:hAnsiTheme="minorHAnsi" w:cstheme="minorBidi"/>
      <w:b/>
      <w:sz w:val="28"/>
    </w:rPr>
  </w:style>
  <w:style w:type="paragraph" w:customStyle="1" w:styleId="P-CalloutHeading">
    <w:name w:val="P - Callout Heading"/>
    <w:next w:val="Normal"/>
    <w:qFormat/>
    <w:rsid w:val="006E4A3B"/>
    <w:pPr>
      <w:shd w:val="clear" w:color="auto" w:fill="C5E0B3" w:themeFill="accent6" w:themeFillTint="66"/>
      <w:spacing w:before="360"/>
      <w:mirrorIndents/>
    </w:pPr>
    <w:rPr>
      <w:rFonts w:eastAsia="Arial"/>
      <w:b/>
      <w:color w:val="434343"/>
      <w:sz w:val="24"/>
      <w:szCs w:val="28"/>
      <w:lang w:val="en"/>
    </w:rPr>
  </w:style>
  <w:style w:type="paragraph" w:customStyle="1" w:styleId="P-Regular">
    <w:name w:val="P - Regular"/>
    <w:basedOn w:val="Normal"/>
    <w:qFormat/>
    <w:rsid w:val="006E4A3B"/>
    <w:pPr>
      <w:spacing w:before="120" w:after="120" w:line="259" w:lineRule="auto"/>
    </w:pPr>
    <w:rPr>
      <w:lang w:val="en"/>
    </w:rPr>
  </w:style>
  <w:style w:type="paragraph" w:customStyle="1" w:styleId="H3-Subheading">
    <w:name w:val="H3 - Subheading"/>
    <w:basedOn w:val="Heading3"/>
    <w:next w:val="Normal"/>
    <w:qFormat/>
    <w:rsid w:val="006E4A3B"/>
    <w:pPr>
      <w:keepNext w:val="0"/>
      <w:keepLines w:val="0"/>
      <w:mirrorIndents/>
    </w:pPr>
    <w:rPr>
      <w:rFonts w:asciiTheme="minorHAnsi" w:eastAsiaTheme="minorHAnsi" w:hAnsiTheme="minorHAnsi" w:cstheme="minorBidi"/>
      <w:b/>
      <w:color w:val="auto"/>
    </w:rPr>
  </w:style>
  <w:style w:type="paragraph" w:customStyle="1" w:styleId="IMG-Caption">
    <w:name w:val="IMG - Caption"/>
    <w:next w:val="Normal"/>
    <w:qFormat/>
    <w:rsid w:val="006E4A3B"/>
    <w:pPr>
      <w:spacing w:before="120" w:after="240"/>
      <w:jc w:val="center"/>
    </w:pPr>
    <w:rPr>
      <w:rFonts w:eastAsia="Arial"/>
      <w:b/>
      <w:color w:val="FF0000"/>
      <w:sz w:val="20"/>
      <w:lang w:val="en"/>
    </w:rPr>
  </w:style>
  <w:style w:type="paragraph" w:customStyle="1" w:styleId="SC-Heading">
    <w:name w:val="SC - Heading"/>
    <w:next w:val="H1-Section"/>
    <w:qFormat/>
    <w:rsid w:val="006E4A3B"/>
    <w:pPr>
      <w:spacing w:before="240" w:after="240"/>
    </w:pPr>
    <w:rPr>
      <w:rFonts w:eastAsiaTheme="majorEastAsia" w:cstheme="majorBidi"/>
      <w:b/>
      <w:iCs/>
      <w:color w:val="FF0000"/>
      <w:sz w:val="24"/>
      <w:lang w:val="en"/>
    </w:rPr>
  </w:style>
  <w:style w:type="paragraph" w:customStyle="1" w:styleId="SC-Link">
    <w:name w:val="SC - Link"/>
    <w:qFormat/>
    <w:rsid w:val="006E4A3B"/>
    <w:pPr>
      <w:spacing w:before="200" w:after="240"/>
    </w:pPr>
    <w:rPr>
      <w:rFonts w:eastAsiaTheme="majorEastAsia" w:cstheme="majorBidi"/>
      <w:b/>
      <w:color w:val="00B050"/>
      <w:szCs w:val="21"/>
      <w:lang w:val="en"/>
    </w:rPr>
  </w:style>
  <w:style w:type="paragraph" w:customStyle="1" w:styleId="P-Source">
    <w:name w:val="P - Source"/>
    <w:qFormat/>
    <w:rsid w:val="006E4A3B"/>
    <w:pPr>
      <w:shd w:val="solid" w:color="auto" w:fill="auto"/>
    </w:pPr>
    <w:rPr>
      <w:rFonts w:ascii="Courier" w:eastAsia="Arial" w:hAnsi="Courier" w:cs="Consolas"/>
      <w:szCs w:val="21"/>
      <w:lang w:val="en"/>
    </w:rPr>
  </w:style>
  <w:style w:type="paragraph" w:customStyle="1" w:styleId="L-Regular">
    <w:name w:val="L - Regular"/>
    <w:basedOn w:val="L-Numbers"/>
    <w:qFormat/>
    <w:rsid w:val="006E4A3B"/>
    <w:pPr>
      <w:numPr>
        <w:numId w:val="0"/>
      </w:numPr>
      <w:ind w:left="720"/>
    </w:pPr>
  </w:style>
  <w:style w:type="paragraph" w:customStyle="1" w:styleId="L-Source">
    <w:name w:val="L - Source"/>
    <w:basedOn w:val="P-Source"/>
    <w:rsid w:val="006E4A3B"/>
    <w:pPr>
      <w:shd w:val="pct50" w:color="D9E2F3" w:themeColor="accent1" w:themeTint="33" w:fill="auto"/>
      <w:ind w:left="720"/>
    </w:pPr>
  </w:style>
  <w:style w:type="table" w:styleId="TableGrid">
    <w:name w:val="Table Grid"/>
    <w:basedOn w:val="TableNormal"/>
    <w:uiPriority w:val="59"/>
    <w:rsid w:val="005A4A76"/>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C-Highlight">
    <w:name w:val="SC - Highlight"/>
    <w:uiPriority w:val="1"/>
    <w:qFormat/>
    <w:rsid w:val="006E4A3B"/>
    <w:rPr>
      <w:rFonts w:ascii="Courier" w:hAnsi="Courier"/>
      <w:b/>
      <w:bdr w:val="none" w:sz="0" w:space="0" w:color="auto"/>
      <w:shd w:val="clear" w:color="auto" w:fill="F4D3D2"/>
    </w:rPr>
  </w:style>
  <w:style w:type="paragraph" w:customStyle="1" w:styleId="SC-Source">
    <w:name w:val="SC - Source"/>
    <w:basedOn w:val="P-Source"/>
    <w:qFormat/>
    <w:rsid w:val="005B5146"/>
    <w:pPr>
      <w:shd w:val="pct50" w:color="D9E2F3" w:themeColor="accent1" w:themeTint="33" w:fill="auto"/>
      <w:spacing w:line="360" w:lineRule="auto"/>
      <w:ind w:left="720"/>
    </w:pPr>
    <w:rPr>
      <w:rFonts w:ascii="Courier New" w:hAnsi="Courier New" w:cs="Courier New"/>
      <w:szCs w:val="22"/>
    </w:rPr>
  </w:style>
  <w:style w:type="paragraph" w:customStyle="1" w:styleId="SP-Editorial">
    <w:name w:val="SP - Editorial"/>
    <w:next w:val="P-Regular"/>
    <w:qFormat/>
    <w:rsid w:val="006E4A3B"/>
    <w:pPr>
      <w:pBdr>
        <w:top w:val="thickThinSmallGap" w:sz="24" w:space="1" w:color="FF0000"/>
        <w:left w:val="thickThinSmallGap" w:sz="24" w:space="4" w:color="FF0000"/>
        <w:bottom w:val="thinThickSmallGap" w:sz="24" w:space="1" w:color="FF0000"/>
        <w:right w:val="thinThickSmallGap" w:sz="24" w:space="4" w:color="FF0000"/>
      </w:pBdr>
      <w:shd w:val="clear" w:color="auto" w:fill="FFFF00"/>
    </w:pPr>
    <w:rPr>
      <w:rFonts w:eastAsia="Arial"/>
      <w:b/>
      <w:lang w:val="en"/>
    </w:rPr>
  </w:style>
  <w:style w:type="paragraph" w:customStyle="1" w:styleId="H4-Subheading">
    <w:name w:val="H4 - Subheading"/>
    <w:basedOn w:val="Heading4"/>
    <w:next w:val="Normal"/>
    <w:qFormat/>
    <w:rsid w:val="006E4A3B"/>
    <w:pPr>
      <w:spacing w:after="280"/>
    </w:pPr>
    <w:rPr>
      <w:rFonts w:asciiTheme="minorHAnsi" w:eastAsiaTheme="minorHAnsi" w:hAnsiTheme="minorHAnsi" w:cstheme="minorBidi"/>
      <w:b/>
      <w:i/>
      <w:iCs/>
      <w:color w:val="auto"/>
    </w:rPr>
  </w:style>
  <w:style w:type="paragraph" w:customStyle="1" w:styleId="P-Quote">
    <w:name w:val="P - Quote"/>
    <w:rsid w:val="006E4A3B"/>
    <w:pPr>
      <w:spacing w:after="0" w:line="276" w:lineRule="auto"/>
    </w:pPr>
    <w:rPr>
      <w:rFonts w:ascii="Arial" w:eastAsia="Arial" w:hAnsi="Arial" w:cs="Arial"/>
      <w:i/>
      <w:iCs/>
      <w:lang w:val="en"/>
    </w:rPr>
  </w:style>
  <w:style w:type="paragraph" w:customStyle="1" w:styleId="H1-Chapter">
    <w:name w:val="H1 - Chapter"/>
    <w:basedOn w:val="Normal"/>
    <w:next w:val="P-Regular"/>
    <w:qFormat/>
    <w:rsid w:val="006E4A3B"/>
    <w:pPr>
      <w:spacing w:line="240" w:lineRule="auto"/>
      <w:contextualSpacing/>
      <w:jc w:val="right"/>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A4A76"/>
    <w:rPr>
      <w:color w:val="0563C1" w:themeColor="hyperlink"/>
      <w:u w:val="single"/>
    </w:rPr>
  </w:style>
  <w:style w:type="paragraph" w:styleId="NormalWeb">
    <w:name w:val="Normal (Web)"/>
    <w:basedOn w:val="Normal"/>
    <w:uiPriority w:val="99"/>
    <w:semiHidden/>
    <w:unhideWhenUsed/>
    <w:rsid w:val="00D43F4E"/>
    <w:rPr>
      <w:rFonts w:ascii="Times New Roman" w:hAnsi="Times New Roman" w:cs="Times New Roman"/>
      <w:sz w:val="24"/>
      <w:szCs w:val="24"/>
    </w:rPr>
  </w:style>
  <w:style w:type="paragraph" w:styleId="Bibliography">
    <w:name w:val="Bibliography"/>
    <w:basedOn w:val="Normal"/>
    <w:next w:val="Normal"/>
    <w:uiPriority w:val="37"/>
    <w:semiHidden/>
    <w:rsid w:val="00280C5A"/>
  </w:style>
  <w:style w:type="paragraph" w:styleId="ListParagraph">
    <w:name w:val="List Paragraph"/>
    <w:basedOn w:val="Normal"/>
    <w:uiPriority w:val="34"/>
    <w:qFormat/>
    <w:rsid w:val="005A4A76"/>
    <w:pPr>
      <w:ind w:left="720"/>
      <w:contextualSpacing/>
    </w:pPr>
  </w:style>
  <w:style w:type="paragraph" w:styleId="Header">
    <w:name w:val="header"/>
    <w:basedOn w:val="Normal"/>
    <w:link w:val="HeaderChar"/>
    <w:uiPriority w:val="99"/>
    <w:unhideWhenUsed/>
    <w:rsid w:val="005A4A76"/>
    <w:pPr>
      <w:tabs>
        <w:tab w:val="center" w:pos="4513"/>
        <w:tab w:val="right" w:pos="9026"/>
      </w:tabs>
      <w:spacing w:line="240" w:lineRule="auto"/>
    </w:pPr>
  </w:style>
  <w:style w:type="character" w:customStyle="1" w:styleId="HeaderChar">
    <w:name w:val="Header Char"/>
    <w:basedOn w:val="DefaultParagraphFont"/>
    <w:link w:val="Header"/>
    <w:uiPriority w:val="99"/>
    <w:rsid w:val="005A4A76"/>
    <w:rPr>
      <w:rFonts w:ascii="Arial" w:eastAsia="Arial" w:hAnsi="Arial" w:cs="Arial"/>
      <w:lang w:val="en-US"/>
    </w:rPr>
  </w:style>
  <w:style w:type="paragraph" w:styleId="Footer">
    <w:name w:val="footer"/>
    <w:basedOn w:val="Normal"/>
    <w:link w:val="FooterChar"/>
    <w:uiPriority w:val="99"/>
    <w:unhideWhenUsed/>
    <w:rsid w:val="005A4A76"/>
    <w:pPr>
      <w:tabs>
        <w:tab w:val="center" w:pos="4513"/>
        <w:tab w:val="right" w:pos="9026"/>
      </w:tabs>
      <w:spacing w:line="240" w:lineRule="auto"/>
    </w:pPr>
  </w:style>
  <w:style w:type="character" w:customStyle="1" w:styleId="FooterChar">
    <w:name w:val="Footer Char"/>
    <w:basedOn w:val="DefaultParagraphFont"/>
    <w:link w:val="Footer"/>
    <w:uiPriority w:val="99"/>
    <w:rsid w:val="005A4A76"/>
    <w:rPr>
      <w:rFonts w:ascii="Arial" w:eastAsia="Arial" w:hAnsi="Arial" w:cs="Arial"/>
      <w:lang w:val="en-US"/>
    </w:rPr>
  </w:style>
  <w:style w:type="paragraph" w:styleId="Caption">
    <w:name w:val="caption"/>
    <w:basedOn w:val="Normal"/>
    <w:next w:val="Normal"/>
    <w:uiPriority w:val="35"/>
    <w:unhideWhenUsed/>
    <w:qFormat/>
    <w:rsid w:val="000D5C6B"/>
    <w:pPr>
      <w:spacing w:after="200" w:line="240" w:lineRule="auto"/>
    </w:pPr>
    <w:rPr>
      <w:i/>
      <w:iCs/>
      <w:color w:val="44546A" w:themeColor="text2"/>
      <w:sz w:val="18"/>
      <w:szCs w:val="18"/>
    </w:rPr>
  </w:style>
  <w:style w:type="paragraph" w:styleId="Revision">
    <w:name w:val="Revision"/>
    <w:hidden/>
    <w:uiPriority w:val="99"/>
    <w:semiHidden/>
    <w:rsid w:val="005A4A76"/>
    <w:pPr>
      <w:spacing w:after="0" w:line="240" w:lineRule="auto"/>
    </w:pPr>
    <w:rPr>
      <w:lang w:val="en-US"/>
    </w:rPr>
  </w:style>
  <w:style w:type="paragraph" w:customStyle="1" w:styleId="alt">
    <w:name w:val="alt"/>
    <w:basedOn w:val="Normal"/>
    <w:rsid w:val="005A4A76"/>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5A4A7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4A76"/>
    <w:rPr>
      <w:rFonts w:ascii="Tahoma" w:eastAsia="Arial" w:hAnsi="Tahoma" w:cs="Tahoma"/>
      <w:sz w:val="16"/>
      <w:szCs w:val="16"/>
      <w:lang w:val="en-US"/>
    </w:rPr>
  </w:style>
  <w:style w:type="paragraph" w:styleId="PlainText">
    <w:name w:val="Plain Text"/>
    <w:basedOn w:val="Normal"/>
    <w:link w:val="PlainTextChar"/>
    <w:uiPriority w:val="99"/>
    <w:semiHidden/>
    <w:unhideWhenUsed/>
    <w:rsid w:val="005A4A76"/>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A4A76"/>
    <w:rPr>
      <w:rFonts w:ascii="Consolas" w:eastAsia="Arial" w:hAnsi="Consolas" w:cs="Arial"/>
      <w:sz w:val="21"/>
      <w:szCs w:val="21"/>
      <w:lang w:val="en-US"/>
    </w:rPr>
  </w:style>
  <w:style w:type="paragraph" w:customStyle="1" w:styleId="bpbbodyEng">
    <w:name w:val="bpb_body_Eng"/>
    <w:basedOn w:val="PlainText"/>
    <w:link w:val="bpbbodyEngChar"/>
    <w:qFormat/>
    <w:rsid w:val="005A4A76"/>
    <w:pPr>
      <w:spacing w:after="60"/>
      <w:jc w:val="both"/>
    </w:pPr>
    <w:rPr>
      <w:rFonts w:ascii="Arial" w:hAnsi="Arial"/>
      <w:sz w:val="22"/>
      <w:szCs w:val="22"/>
    </w:rPr>
  </w:style>
  <w:style w:type="character" w:customStyle="1" w:styleId="bpbbodyEngChar">
    <w:name w:val="bpb_body_Eng Char"/>
    <w:basedOn w:val="DefaultParagraphFont"/>
    <w:link w:val="bpbbodyEng"/>
    <w:locked/>
    <w:rsid w:val="005A4A76"/>
    <w:rPr>
      <w:rFonts w:ascii="Arial" w:eastAsia="Arial" w:hAnsi="Arial" w:cs="Arial"/>
      <w:lang w:val="en-US"/>
    </w:rPr>
  </w:style>
  <w:style w:type="paragraph" w:customStyle="1" w:styleId="ChapterTitleBPBHEB">
    <w:name w:val="Chapter Title [BPB HEB]"/>
    <w:basedOn w:val="Heading1"/>
    <w:link w:val="ChapterTitleBPBHEBChar"/>
    <w:qFormat/>
    <w:rsid w:val="005A4A76"/>
    <w:pPr>
      <w:spacing w:before="0" w:after="0"/>
      <w:jc w:val="right"/>
    </w:pPr>
    <w:rPr>
      <w:rFonts w:ascii="Palatino Linotype" w:eastAsia="Palatino Linotype" w:hAnsi="Palatino Linotype" w:cs="Palatino Linotype"/>
      <w:b/>
      <w:color w:val="2F5496" w:themeColor="accent1" w:themeShade="BF"/>
      <w:sz w:val="80"/>
      <w:szCs w:val="80"/>
    </w:rPr>
  </w:style>
  <w:style w:type="character" w:customStyle="1" w:styleId="ChapterTitleBPBHEBChar">
    <w:name w:val="Chapter Title [BPB HEB] Char"/>
    <w:basedOn w:val="Heading1Char"/>
    <w:link w:val="ChapterTitleBPBHEB"/>
    <w:rsid w:val="005A4A76"/>
    <w:rPr>
      <w:rFonts w:ascii="Palatino Linotype" w:eastAsia="Palatino Linotype" w:hAnsi="Palatino Linotype" w:cs="Palatino Linotype"/>
      <w:b/>
      <w:color w:val="2F5496" w:themeColor="accent1" w:themeShade="BF"/>
      <w:sz w:val="80"/>
      <w:szCs w:val="80"/>
      <w:lang w:val="en-US"/>
    </w:rPr>
  </w:style>
  <w:style w:type="paragraph" w:customStyle="1" w:styleId="ChapterTitleNumberBPBHEB">
    <w:name w:val="Chapter Title Number [BPB HEB]"/>
    <w:basedOn w:val="Heading1"/>
    <w:link w:val="ChapterTitleNumberBPBHEBChar"/>
    <w:qFormat/>
    <w:rsid w:val="005A4A76"/>
    <w:pPr>
      <w:spacing w:before="0" w:after="0"/>
      <w:jc w:val="right"/>
    </w:pPr>
    <w:rPr>
      <w:rFonts w:ascii="Palatino Linotype" w:eastAsia="Palatino Linotype" w:hAnsi="Palatino Linotype" w:cs="Palatino Linotype"/>
      <w:bCs/>
      <w:smallCaps/>
      <w:color w:val="2F5496" w:themeColor="accent1" w:themeShade="BF"/>
      <w:sz w:val="70"/>
      <w:szCs w:val="70"/>
    </w:rPr>
  </w:style>
  <w:style w:type="character" w:customStyle="1" w:styleId="ChapterTitleNumberBPBHEBChar">
    <w:name w:val="Chapter Title Number [BPB HEB] Char"/>
    <w:basedOn w:val="Heading1Char"/>
    <w:link w:val="ChapterTitleNumberBPBHEB"/>
    <w:rsid w:val="005A4A76"/>
    <w:rPr>
      <w:rFonts w:ascii="Palatino Linotype" w:eastAsia="Palatino Linotype" w:hAnsi="Palatino Linotype" w:cs="Palatino Linotype"/>
      <w:bCs/>
      <w:smallCaps/>
      <w:color w:val="2F5496" w:themeColor="accent1" w:themeShade="BF"/>
      <w:sz w:val="70"/>
      <w:szCs w:val="70"/>
      <w:lang w:val="en-US"/>
    </w:rPr>
  </w:style>
  <w:style w:type="paragraph" w:customStyle="1" w:styleId="CodeBlockBPBHEB">
    <w:name w:val="Code Block [BPB HEB]"/>
    <w:basedOn w:val="Normal"/>
    <w:link w:val="CodeBlockBPBHEBChar"/>
    <w:qFormat/>
    <w:rsid w:val="005A4A76"/>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5A4A76"/>
    <w:rPr>
      <w:rFonts w:ascii="Consolas" w:eastAsia="Arial" w:hAnsi="Consolas" w:cs="Arial"/>
      <w:sz w:val="20"/>
      <w:szCs w:val="20"/>
      <w:lang w:val="en-US"/>
    </w:rPr>
  </w:style>
  <w:style w:type="paragraph" w:customStyle="1" w:styleId="CodeinTextBPBHEB">
    <w:name w:val="Code in Text [BPB HEB]"/>
    <w:basedOn w:val="Normal"/>
    <w:link w:val="CodeinTextBPBHEBChar"/>
    <w:qFormat/>
    <w:rsid w:val="005A4A76"/>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A4A76"/>
    <w:rPr>
      <w:rFonts w:ascii="Consolas" w:eastAsia="Palatino Linotype" w:hAnsi="Consolas" w:cs="Palatino Linotype"/>
      <w:b/>
      <w:sz w:val="20"/>
      <w:szCs w:val="20"/>
      <w:lang w:val="en-US"/>
    </w:rPr>
  </w:style>
  <w:style w:type="character" w:styleId="CommentReference">
    <w:name w:val="annotation reference"/>
    <w:basedOn w:val="DefaultParagraphFont"/>
    <w:uiPriority w:val="99"/>
    <w:semiHidden/>
    <w:unhideWhenUsed/>
    <w:rsid w:val="005A4A76"/>
    <w:rPr>
      <w:sz w:val="16"/>
      <w:szCs w:val="16"/>
    </w:rPr>
  </w:style>
  <w:style w:type="paragraph" w:styleId="CommentText">
    <w:name w:val="annotation text"/>
    <w:basedOn w:val="Normal"/>
    <w:link w:val="CommentTextChar"/>
    <w:uiPriority w:val="99"/>
    <w:unhideWhenUsed/>
    <w:rsid w:val="005A4A76"/>
    <w:pPr>
      <w:spacing w:line="240" w:lineRule="auto"/>
    </w:pPr>
    <w:rPr>
      <w:sz w:val="20"/>
      <w:szCs w:val="20"/>
    </w:rPr>
  </w:style>
  <w:style w:type="character" w:customStyle="1" w:styleId="CommentTextChar">
    <w:name w:val="Comment Text Char"/>
    <w:basedOn w:val="DefaultParagraphFont"/>
    <w:link w:val="CommentText"/>
    <w:uiPriority w:val="99"/>
    <w:rsid w:val="005A4A76"/>
    <w:rPr>
      <w:rFonts w:ascii="Arial" w:eastAsia="Arial"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5A4A76"/>
    <w:rPr>
      <w:b/>
      <w:bCs/>
    </w:rPr>
  </w:style>
  <w:style w:type="character" w:customStyle="1" w:styleId="CommentSubjectChar">
    <w:name w:val="Comment Subject Char"/>
    <w:basedOn w:val="CommentTextChar"/>
    <w:link w:val="CommentSubject"/>
    <w:uiPriority w:val="99"/>
    <w:semiHidden/>
    <w:rsid w:val="005A4A76"/>
    <w:rPr>
      <w:rFonts w:ascii="Arial" w:eastAsia="Arial" w:hAnsi="Arial" w:cs="Arial"/>
      <w:b/>
      <w:bCs/>
      <w:sz w:val="20"/>
      <w:szCs w:val="20"/>
      <w:lang w:val="en-US"/>
    </w:rPr>
  </w:style>
  <w:style w:type="paragraph" w:customStyle="1" w:styleId="FigureBPB">
    <w:name w:val="Figure [BPB]"/>
    <w:basedOn w:val="Normal"/>
    <w:qFormat/>
    <w:rsid w:val="005A4A76"/>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5A4A76"/>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A4A76"/>
    <w:rPr>
      <w:rFonts w:ascii="Palatino Linotype" w:eastAsia="Palatino Linotype" w:hAnsi="Palatino Linotype" w:cs="Palatino Linotype"/>
      <w:bCs/>
      <w:i/>
      <w:iCs/>
      <w:sz w:val="18"/>
      <w:szCs w:val="18"/>
      <w:lang w:val="en-US"/>
    </w:rPr>
  </w:style>
  <w:style w:type="character" w:styleId="FollowedHyperlink">
    <w:name w:val="FollowedHyperlink"/>
    <w:basedOn w:val="DefaultParagraphFont"/>
    <w:uiPriority w:val="99"/>
    <w:semiHidden/>
    <w:unhideWhenUsed/>
    <w:rsid w:val="005A4A76"/>
    <w:rPr>
      <w:color w:val="954F72" w:themeColor="followedHyperlink"/>
      <w:u w:val="single"/>
    </w:rPr>
  </w:style>
  <w:style w:type="paragraph" w:customStyle="1" w:styleId="Heading1BPBHEB">
    <w:name w:val="Heading 1 [BPB HEB]"/>
    <w:basedOn w:val="Heading1"/>
    <w:rsid w:val="005A4A76"/>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5A4A76"/>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A4A76"/>
    <w:rPr>
      <w:rFonts w:ascii="Palatino Linotype" w:eastAsia="Palatino Linotype" w:hAnsi="Palatino Linotype" w:cs="Palatino Linotype"/>
      <w:b/>
      <w:sz w:val="36"/>
      <w:szCs w:val="36"/>
      <w:lang w:val="en-US"/>
    </w:rPr>
  </w:style>
  <w:style w:type="paragraph" w:customStyle="1" w:styleId="Heading3BPBHEB">
    <w:name w:val="Heading 3 [BPB HEB]"/>
    <w:basedOn w:val="Heading3"/>
    <w:qFormat/>
    <w:rsid w:val="005A4A76"/>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5A4A76"/>
  </w:style>
  <w:style w:type="character" w:customStyle="1" w:styleId="hljs-attribute">
    <w:name w:val="hljs-attribute"/>
    <w:basedOn w:val="DefaultParagraphFont"/>
    <w:rsid w:val="005A4A76"/>
  </w:style>
  <w:style w:type="character" w:customStyle="1" w:styleId="hljs-builtin">
    <w:name w:val="hljs-built_in"/>
    <w:basedOn w:val="DefaultParagraphFont"/>
    <w:rsid w:val="005A4A76"/>
  </w:style>
  <w:style w:type="character" w:customStyle="1" w:styleId="hljs-keyword">
    <w:name w:val="hljs-keyword"/>
    <w:basedOn w:val="DefaultParagraphFont"/>
    <w:rsid w:val="005A4A76"/>
  </w:style>
  <w:style w:type="character" w:customStyle="1" w:styleId="hljs-meta">
    <w:name w:val="hljs-meta"/>
    <w:basedOn w:val="DefaultParagraphFont"/>
    <w:rsid w:val="005A4A76"/>
  </w:style>
  <w:style w:type="character" w:customStyle="1" w:styleId="hljs-meta-keyword">
    <w:name w:val="hljs-meta-keyword"/>
    <w:basedOn w:val="DefaultParagraphFont"/>
    <w:rsid w:val="005A4A76"/>
  </w:style>
  <w:style w:type="character" w:customStyle="1" w:styleId="hljs-name">
    <w:name w:val="hljs-name"/>
    <w:basedOn w:val="DefaultParagraphFont"/>
    <w:rsid w:val="005A4A76"/>
  </w:style>
  <w:style w:type="character" w:customStyle="1" w:styleId="hljs-number">
    <w:name w:val="hljs-number"/>
    <w:basedOn w:val="DefaultParagraphFont"/>
    <w:rsid w:val="005A4A76"/>
  </w:style>
  <w:style w:type="character" w:customStyle="1" w:styleId="hljs-selector-class">
    <w:name w:val="hljs-selector-class"/>
    <w:basedOn w:val="DefaultParagraphFont"/>
    <w:rsid w:val="005A4A76"/>
  </w:style>
  <w:style w:type="character" w:customStyle="1" w:styleId="hljs-selector-tag">
    <w:name w:val="hljs-selector-tag"/>
    <w:basedOn w:val="DefaultParagraphFont"/>
    <w:rsid w:val="005A4A76"/>
  </w:style>
  <w:style w:type="character" w:customStyle="1" w:styleId="hljs-string">
    <w:name w:val="hljs-string"/>
    <w:basedOn w:val="DefaultParagraphFont"/>
    <w:rsid w:val="005A4A76"/>
  </w:style>
  <w:style w:type="character" w:customStyle="1" w:styleId="hljs-symbol">
    <w:name w:val="hljs-symbol"/>
    <w:basedOn w:val="DefaultParagraphFont"/>
    <w:rsid w:val="005A4A76"/>
  </w:style>
  <w:style w:type="character" w:customStyle="1" w:styleId="hljs-tag">
    <w:name w:val="hljs-tag"/>
    <w:basedOn w:val="DefaultParagraphFont"/>
    <w:rsid w:val="005A4A76"/>
  </w:style>
  <w:style w:type="character" w:styleId="HTMLAcronym">
    <w:name w:val="HTML Acronym"/>
    <w:basedOn w:val="DefaultParagraphFont"/>
    <w:uiPriority w:val="99"/>
    <w:unhideWhenUsed/>
    <w:rsid w:val="005A4A76"/>
  </w:style>
  <w:style w:type="character" w:styleId="HTMLCode">
    <w:name w:val="HTML Code"/>
    <w:basedOn w:val="DefaultParagraphFont"/>
    <w:uiPriority w:val="99"/>
    <w:unhideWhenUsed/>
    <w:rsid w:val="005A4A76"/>
    <w:rPr>
      <w:rFonts w:ascii="Consolas" w:hAnsi="Consolas"/>
      <w:sz w:val="20"/>
      <w:szCs w:val="20"/>
    </w:rPr>
  </w:style>
  <w:style w:type="character" w:styleId="HTMLKeyboard">
    <w:name w:val="HTML Keyboard"/>
    <w:basedOn w:val="DefaultParagraphFont"/>
    <w:uiPriority w:val="99"/>
    <w:unhideWhenUsed/>
    <w:rsid w:val="005A4A76"/>
    <w:rPr>
      <w:rFonts w:ascii="Consolas" w:hAnsi="Consolas"/>
      <w:sz w:val="20"/>
      <w:szCs w:val="20"/>
    </w:rPr>
  </w:style>
  <w:style w:type="paragraph" w:styleId="HTMLPreformatted">
    <w:name w:val="HTML Preformatted"/>
    <w:basedOn w:val="Normal"/>
    <w:link w:val="HTMLPreformattedChar"/>
    <w:uiPriority w:val="99"/>
    <w:unhideWhenUsed/>
    <w:rsid w:val="005A4A7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A4A76"/>
    <w:rPr>
      <w:rFonts w:ascii="Consolas" w:eastAsia="Arial" w:hAnsi="Consolas" w:cs="Arial"/>
      <w:sz w:val="20"/>
      <w:szCs w:val="20"/>
      <w:lang w:val="en-US"/>
    </w:rPr>
  </w:style>
  <w:style w:type="character" w:styleId="HTMLSample">
    <w:name w:val="HTML Sample"/>
    <w:basedOn w:val="DefaultParagraphFont"/>
    <w:uiPriority w:val="99"/>
    <w:unhideWhenUsed/>
    <w:rsid w:val="005A4A76"/>
    <w:rPr>
      <w:rFonts w:ascii="Consolas" w:hAnsi="Consolas"/>
      <w:sz w:val="24"/>
      <w:szCs w:val="24"/>
    </w:rPr>
  </w:style>
  <w:style w:type="character" w:styleId="HTMLTypewriter">
    <w:name w:val="HTML Typewriter"/>
    <w:basedOn w:val="DefaultParagraphFont"/>
    <w:uiPriority w:val="99"/>
    <w:unhideWhenUsed/>
    <w:rsid w:val="005A4A76"/>
    <w:rPr>
      <w:rFonts w:ascii="Consolas" w:hAnsi="Consolas"/>
      <w:sz w:val="20"/>
      <w:szCs w:val="20"/>
    </w:rPr>
  </w:style>
  <w:style w:type="character" w:styleId="HTMLVariable">
    <w:name w:val="HTML Variable"/>
    <w:basedOn w:val="DefaultParagraphFont"/>
    <w:uiPriority w:val="99"/>
    <w:unhideWhenUsed/>
    <w:rsid w:val="005A4A76"/>
    <w:rPr>
      <w:i/>
      <w:iCs/>
    </w:rPr>
  </w:style>
  <w:style w:type="paragraph" w:customStyle="1" w:styleId="LinkBPBHEB">
    <w:name w:val="Link [BPB HEB]"/>
    <w:basedOn w:val="Normal"/>
    <w:link w:val="LinkBPBHEBChar"/>
    <w:qFormat/>
    <w:rsid w:val="005A4A76"/>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5A4A76"/>
    <w:rPr>
      <w:rFonts w:ascii="Palatino Linotype" w:eastAsia="Arial" w:hAnsi="Palatino Linotype" w:cs="Arial"/>
      <w:b/>
      <w:shd w:val="clear" w:color="auto" w:fill="FFFFFF"/>
      <w:lang w:val="en-US"/>
    </w:rPr>
  </w:style>
  <w:style w:type="paragraph" w:styleId="ListBullet">
    <w:name w:val="List Bullet"/>
    <w:basedOn w:val="Normal"/>
    <w:uiPriority w:val="99"/>
    <w:unhideWhenUsed/>
    <w:rsid w:val="005A4A76"/>
    <w:pPr>
      <w:numPr>
        <w:numId w:val="20"/>
      </w:numPr>
      <w:contextualSpacing/>
    </w:pPr>
  </w:style>
  <w:style w:type="paragraph" w:customStyle="1" w:styleId="NormalBPBHEB">
    <w:name w:val="Normal [BPB HEB]"/>
    <w:basedOn w:val="Normal"/>
    <w:link w:val="NormalBPBHEBChar"/>
    <w:qFormat/>
    <w:rsid w:val="005A4A76"/>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A4A76"/>
    <w:rPr>
      <w:rFonts w:ascii="Palatino Linotype" w:eastAsia="Palatino Linotype" w:hAnsi="Palatino Linotype" w:cs="Palatino Linotype"/>
      <w:shd w:val="clear" w:color="auto" w:fill="FFFFFF"/>
      <w:lang w:val="en-US"/>
    </w:rPr>
  </w:style>
  <w:style w:type="character" w:customStyle="1" w:styleId="ReferencesBPBHEB">
    <w:name w:val="References [BPB HEB]"/>
    <w:basedOn w:val="DefaultParagraphFont"/>
    <w:uiPriority w:val="1"/>
    <w:qFormat/>
    <w:rsid w:val="005A4A76"/>
    <w:rPr>
      <w:rFonts w:ascii="Palatino Linotype" w:hAnsi="Palatino Linotype"/>
      <w:i/>
      <w:sz w:val="24"/>
    </w:rPr>
  </w:style>
  <w:style w:type="character" w:customStyle="1" w:styleId="ScreenTextBPBHEB">
    <w:name w:val="ScreenText[BPB HEB]"/>
    <w:basedOn w:val="NormalBPBHEBChar"/>
    <w:uiPriority w:val="1"/>
    <w:qFormat/>
    <w:rsid w:val="005A4A76"/>
    <w:rPr>
      <w:rFonts w:ascii="Palatino Linotype" w:eastAsia="Palatino Linotype" w:hAnsi="Palatino Linotype" w:cs="Palatino Linotype"/>
      <w:b/>
      <w:color w:val="auto"/>
      <w:sz w:val="22"/>
      <w:u w:val="none"/>
      <w:shd w:val="clear" w:color="auto" w:fill="FFFFFF"/>
      <w:lang w:val="en-US"/>
    </w:rPr>
  </w:style>
  <w:style w:type="paragraph" w:styleId="Subtitle">
    <w:name w:val="Subtitle"/>
    <w:basedOn w:val="Normal"/>
    <w:next w:val="Normal"/>
    <w:link w:val="SubtitleChar"/>
    <w:rsid w:val="005A4A76"/>
    <w:pPr>
      <w:keepNext/>
      <w:keepLines/>
      <w:spacing w:after="320"/>
    </w:pPr>
    <w:rPr>
      <w:color w:val="666666"/>
      <w:sz w:val="30"/>
      <w:szCs w:val="30"/>
    </w:rPr>
  </w:style>
  <w:style w:type="character" w:customStyle="1" w:styleId="SubtitleChar">
    <w:name w:val="Subtitle Char"/>
    <w:basedOn w:val="DefaultParagraphFont"/>
    <w:link w:val="Subtitle"/>
    <w:rsid w:val="005A4A76"/>
    <w:rPr>
      <w:rFonts w:ascii="Arial" w:eastAsia="Arial" w:hAnsi="Arial" w:cs="Arial"/>
      <w:color w:val="666666"/>
      <w:sz w:val="30"/>
      <w:szCs w:val="30"/>
      <w:lang w:val="en-US"/>
    </w:rPr>
  </w:style>
  <w:style w:type="paragraph" w:customStyle="1" w:styleId="TableCaptionBPBHEB">
    <w:name w:val="Table Caption [BPB HEB]"/>
    <w:basedOn w:val="Normal"/>
    <w:link w:val="TableCaptionBPBHEBChar"/>
    <w:qFormat/>
    <w:rsid w:val="005A4A76"/>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A4A76"/>
    <w:rPr>
      <w:rFonts w:ascii="Palatino Linotype" w:eastAsia="Palatino Linotype" w:hAnsi="Palatino Linotype" w:cs="Palatino Linotype"/>
      <w:bCs/>
      <w:i/>
      <w:iCs/>
      <w:sz w:val="18"/>
      <w:szCs w:val="18"/>
      <w:lang w:val="en-US"/>
    </w:rPr>
  </w:style>
  <w:style w:type="character" w:customStyle="1" w:styleId="TIPINFOBPBHEB">
    <w:name w:val="TIP/INFO [BPB HEB]"/>
    <w:basedOn w:val="DefaultParagraphFont"/>
    <w:uiPriority w:val="1"/>
    <w:qFormat/>
    <w:rsid w:val="005A4A76"/>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paragraph" w:styleId="Title">
    <w:name w:val="Title"/>
    <w:basedOn w:val="Normal"/>
    <w:next w:val="Normal"/>
    <w:link w:val="TitleChar"/>
    <w:rsid w:val="005A4A76"/>
    <w:pPr>
      <w:keepNext/>
      <w:keepLines/>
      <w:spacing w:after="60"/>
    </w:pPr>
    <w:rPr>
      <w:sz w:val="52"/>
      <w:szCs w:val="52"/>
    </w:rPr>
  </w:style>
  <w:style w:type="character" w:customStyle="1" w:styleId="TitleChar">
    <w:name w:val="Title Char"/>
    <w:basedOn w:val="DefaultParagraphFont"/>
    <w:link w:val="Title"/>
    <w:rsid w:val="005A4A76"/>
    <w:rPr>
      <w:rFonts w:ascii="Arial" w:eastAsia="Arial" w:hAnsi="Arial" w:cs="Arial"/>
      <w:sz w:val="52"/>
      <w:szCs w:val="52"/>
      <w:lang w:val="en-US"/>
    </w:rPr>
  </w:style>
  <w:style w:type="character" w:customStyle="1" w:styleId="UnresolvedMention1">
    <w:name w:val="Unresolved Mention1"/>
    <w:basedOn w:val="DefaultParagraphFont"/>
    <w:uiPriority w:val="99"/>
    <w:semiHidden/>
    <w:unhideWhenUsed/>
    <w:rsid w:val="005A4A76"/>
    <w:rPr>
      <w:color w:val="605E5C"/>
      <w:shd w:val="clear" w:color="auto" w:fill="E1DFDD"/>
    </w:rPr>
  </w:style>
  <w:style w:type="character" w:customStyle="1" w:styleId="UnresolvedMention10">
    <w:name w:val="Unresolved Mention1"/>
    <w:basedOn w:val="DefaultParagraphFont"/>
    <w:uiPriority w:val="99"/>
    <w:semiHidden/>
    <w:unhideWhenUsed/>
    <w:rsid w:val="005A4A76"/>
    <w:rPr>
      <w:color w:val="605E5C"/>
      <w:shd w:val="clear" w:color="auto" w:fill="E1DFDD"/>
    </w:rPr>
  </w:style>
  <w:style w:type="paragraph" w:customStyle="1" w:styleId="FigureBPBHEB">
    <w:name w:val="Figure [BPB HEB]"/>
    <w:basedOn w:val="Normal"/>
    <w:qFormat/>
    <w:rsid w:val="00152D89"/>
    <w:pPr>
      <w:spacing w:after="200"/>
      <w:jc w:val="center"/>
    </w:pPr>
    <w:rPr>
      <w:rFonts w:ascii="Palatino Linotype" w:eastAsiaTheme="minorHAnsi" w:hAnsi="Palatino Linotype" w:cstheme="minorBidi"/>
      <w:sz w:val="18"/>
    </w:rPr>
  </w:style>
  <w:style w:type="character" w:styleId="PlaceholderText">
    <w:name w:val="Placeholder Text"/>
    <w:basedOn w:val="DefaultParagraphFont"/>
    <w:uiPriority w:val="99"/>
    <w:semiHidden/>
    <w:rsid w:val="00E30F5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0656">
      <w:bodyDiv w:val="1"/>
      <w:marLeft w:val="0"/>
      <w:marRight w:val="0"/>
      <w:marTop w:val="0"/>
      <w:marBottom w:val="0"/>
      <w:divBdr>
        <w:top w:val="none" w:sz="0" w:space="0" w:color="auto"/>
        <w:left w:val="none" w:sz="0" w:space="0" w:color="auto"/>
        <w:bottom w:val="none" w:sz="0" w:space="0" w:color="auto"/>
        <w:right w:val="none" w:sz="0" w:space="0" w:color="auto"/>
      </w:divBdr>
    </w:div>
    <w:div w:id="22026900">
      <w:bodyDiv w:val="1"/>
      <w:marLeft w:val="0"/>
      <w:marRight w:val="0"/>
      <w:marTop w:val="0"/>
      <w:marBottom w:val="0"/>
      <w:divBdr>
        <w:top w:val="none" w:sz="0" w:space="0" w:color="auto"/>
        <w:left w:val="none" w:sz="0" w:space="0" w:color="auto"/>
        <w:bottom w:val="none" w:sz="0" w:space="0" w:color="auto"/>
        <w:right w:val="none" w:sz="0" w:space="0" w:color="auto"/>
      </w:divBdr>
    </w:div>
    <w:div w:id="31469018">
      <w:marLeft w:val="640"/>
      <w:marRight w:val="0"/>
      <w:marTop w:val="0"/>
      <w:marBottom w:val="0"/>
      <w:divBdr>
        <w:top w:val="none" w:sz="0" w:space="0" w:color="auto"/>
        <w:left w:val="none" w:sz="0" w:space="0" w:color="auto"/>
        <w:bottom w:val="none" w:sz="0" w:space="0" w:color="auto"/>
        <w:right w:val="none" w:sz="0" w:space="0" w:color="auto"/>
      </w:divBdr>
    </w:div>
    <w:div w:id="96145642">
      <w:bodyDiv w:val="1"/>
      <w:marLeft w:val="0"/>
      <w:marRight w:val="0"/>
      <w:marTop w:val="0"/>
      <w:marBottom w:val="0"/>
      <w:divBdr>
        <w:top w:val="none" w:sz="0" w:space="0" w:color="auto"/>
        <w:left w:val="none" w:sz="0" w:space="0" w:color="auto"/>
        <w:bottom w:val="none" w:sz="0" w:space="0" w:color="auto"/>
        <w:right w:val="none" w:sz="0" w:space="0" w:color="auto"/>
      </w:divBdr>
    </w:div>
    <w:div w:id="107355387">
      <w:bodyDiv w:val="1"/>
      <w:marLeft w:val="0"/>
      <w:marRight w:val="0"/>
      <w:marTop w:val="0"/>
      <w:marBottom w:val="0"/>
      <w:divBdr>
        <w:top w:val="none" w:sz="0" w:space="0" w:color="auto"/>
        <w:left w:val="none" w:sz="0" w:space="0" w:color="auto"/>
        <w:bottom w:val="none" w:sz="0" w:space="0" w:color="auto"/>
        <w:right w:val="none" w:sz="0" w:space="0" w:color="auto"/>
      </w:divBdr>
    </w:div>
    <w:div w:id="111095329">
      <w:bodyDiv w:val="1"/>
      <w:marLeft w:val="0"/>
      <w:marRight w:val="0"/>
      <w:marTop w:val="0"/>
      <w:marBottom w:val="0"/>
      <w:divBdr>
        <w:top w:val="none" w:sz="0" w:space="0" w:color="auto"/>
        <w:left w:val="none" w:sz="0" w:space="0" w:color="auto"/>
        <w:bottom w:val="none" w:sz="0" w:space="0" w:color="auto"/>
        <w:right w:val="none" w:sz="0" w:space="0" w:color="auto"/>
      </w:divBdr>
    </w:div>
    <w:div w:id="125392831">
      <w:bodyDiv w:val="1"/>
      <w:marLeft w:val="0"/>
      <w:marRight w:val="0"/>
      <w:marTop w:val="0"/>
      <w:marBottom w:val="0"/>
      <w:divBdr>
        <w:top w:val="none" w:sz="0" w:space="0" w:color="auto"/>
        <w:left w:val="none" w:sz="0" w:space="0" w:color="auto"/>
        <w:bottom w:val="none" w:sz="0" w:space="0" w:color="auto"/>
        <w:right w:val="none" w:sz="0" w:space="0" w:color="auto"/>
      </w:divBdr>
    </w:div>
    <w:div w:id="184055447">
      <w:marLeft w:val="640"/>
      <w:marRight w:val="0"/>
      <w:marTop w:val="0"/>
      <w:marBottom w:val="0"/>
      <w:divBdr>
        <w:top w:val="none" w:sz="0" w:space="0" w:color="auto"/>
        <w:left w:val="none" w:sz="0" w:space="0" w:color="auto"/>
        <w:bottom w:val="none" w:sz="0" w:space="0" w:color="auto"/>
        <w:right w:val="none" w:sz="0" w:space="0" w:color="auto"/>
      </w:divBdr>
    </w:div>
    <w:div w:id="191848924">
      <w:bodyDiv w:val="1"/>
      <w:marLeft w:val="0"/>
      <w:marRight w:val="0"/>
      <w:marTop w:val="0"/>
      <w:marBottom w:val="0"/>
      <w:divBdr>
        <w:top w:val="none" w:sz="0" w:space="0" w:color="auto"/>
        <w:left w:val="none" w:sz="0" w:space="0" w:color="auto"/>
        <w:bottom w:val="none" w:sz="0" w:space="0" w:color="auto"/>
        <w:right w:val="none" w:sz="0" w:space="0" w:color="auto"/>
      </w:divBdr>
    </w:div>
    <w:div w:id="237136260">
      <w:marLeft w:val="640"/>
      <w:marRight w:val="0"/>
      <w:marTop w:val="0"/>
      <w:marBottom w:val="0"/>
      <w:divBdr>
        <w:top w:val="none" w:sz="0" w:space="0" w:color="auto"/>
        <w:left w:val="none" w:sz="0" w:space="0" w:color="auto"/>
        <w:bottom w:val="none" w:sz="0" w:space="0" w:color="auto"/>
        <w:right w:val="none" w:sz="0" w:space="0" w:color="auto"/>
      </w:divBdr>
    </w:div>
    <w:div w:id="245849634">
      <w:bodyDiv w:val="1"/>
      <w:marLeft w:val="0"/>
      <w:marRight w:val="0"/>
      <w:marTop w:val="0"/>
      <w:marBottom w:val="0"/>
      <w:divBdr>
        <w:top w:val="none" w:sz="0" w:space="0" w:color="auto"/>
        <w:left w:val="none" w:sz="0" w:space="0" w:color="auto"/>
        <w:bottom w:val="none" w:sz="0" w:space="0" w:color="auto"/>
        <w:right w:val="none" w:sz="0" w:space="0" w:color="auto"/>
      </w:divBdr>
    </w:div>
    <w:div w:id="264458053">
      <w:marLeft w:val="640"/>
      <w:marRight w:val="0"/>
      <w:marTop w:val="0"/>
      <w:marBottom w:val="0"/>
      <w:divBdr>
        <w:top w:val="none" w:sz="0" w:space="0" w:color="auto"/>
        <w:left w:val="none" w:sz="0" w:space="0" w:color="auto"/>
        <w:bottom w:val="none" w:sz="0" w:space="0" w:color="auto"/>
        <w:right w:val="none" w:sz="0" w:space="0" w:color="auto"/>
      </w:divBdr>
    </w:div>
    <w:div w:id="268202493">
      <w:marLeft w:val="640"/>
      <w:marRight w:val="0"/>
      <w:marTop w:val="0"/>
      <w:marBottom w:val="0"/>
      <w:divBdr>
        <w:top w:val="none" w:sz="0" w:space="0" w:color="auto"/>
        <w:left w:val="none" w:sz="0" w:space="0" w:color="auto"/>
        <w:bottom w:val="none" w:sz="0" w:space="0" w:color="auto"/>
        <w:right w:val="none" w:sz="0" w:space="0" w:color="auto"/>
      </w:divBdr>
    </w:div>
    <w:div w:id="298536631">
      <w:bodyDiv w:val="1"/>
      <w:marLeft w:val="0"/>
      <w:marRight w:val="0"/>
      <w:marTop w:val="0"/>
      <w:marBottom w:val="0"/>
      <w:divBdr>
        <w:top w:val="none" w:sz="0" w:space="0" w:color="auto"/>
        <w:left w:val="none" w:sz="0" w:space="0" w:color="auto"/>
        <w:bottom w:val="none" w:sz="0" w:space="0" w:color="auto"/>
        <w:right w:val="none" w:sz="0" w:space="0" w:color="auto"/>
      </w:divBdr>
    </w:div>
    <w:div w:id="311913394">
      <w:marLeft w:val="640"/>
      <w:marRight w:val="0"/>
      <w:marTop w:val="0"/>
      <w:marBottom w:val="0"/>
      <w:divBdr>
        <w:top w:val="none" w:sz="0" w:space="0" w:color="auto"/>
        <w:left w:val="none" w:sz="0" w:space="0" w:color="auto"/>
        <w:bottom w:val="none" w:sz="0" w:space="0" w:color="auto"/>
        <w:right w:val="none" w:sz="0" w:space="0" w:color="auto"/>
      </w:divBdr>
    </w:div>
    <w:div w:id="325285236">
      <w:bodyDiv w:val="1"/>
      <w:marLeft w:val="0"/>
      <w:marRight w:val="0"/>
      <w:marTop w:val="0"/>
      <w:marBottom w:val="0"/>
      <w:divBdr>
        <w:top w:val="none" w:sz="0" w:space="0" w:color="auto"/>
        <w:left w:val="none" w:sz="0" w:space="0" w:color="auto"/>
        <w:bottom w:val="none" w:sz="0" w:space="0" w:color="auto"/>
        <w:right w:val="none" w:sz="0" w:space="0" w:color="auto"/>
      </w:divBdr>
    </w:div>
    <w:div w:id="361051605">
      <w:bodyDiv w:val="1"/>
      <w:marLeft w:val="0"/>
      <w:marRight w:val="0"/>
      <w:marTop w:val="0"/>
      <w:marBottom w:val="0"/>
      <w:divBdr>
        <w:top w:val="none" w:sz="0" w:space="0" w:color="auto"/>
        <w:left w:val="none" w:sz="0" w:space="0" w:color="auto"/>
        <w:bottom w:val="none" w:sz="0" w:space="0" w:color="auto"/>
        <w:right w:val="none" w:sz="0" w:space="0" w:color="auto"/>
      </w:divBdr>
    </w:div>
    <w:div w:id="367801744">
      <w:bodyDiv w:val="1"/>
      <w:marLeft w:val="0"/>
      <w:marRight w:val="0"/>
      <w:marTop w:val="0"/>
      <w:marBottom w:val="0"/>
      <w:divBdr>
        <w:top w:val="none" w:sz="0" w:space="0" w:color="auto"/>
        <w:left w:val="none" w:sz="0" w:space="0" w:color="auto"/>
        <w:bottom w:val="none" w:sz="0" w:space="0" w:color="auto"/>
        <w:right w:val="none" w:sz="0" w:space="0" w:color="auto"/>
      </w:divBdr>
    </w:div>
    <w:div w:id="406656962">
      <w:bodyDiv w:val="1"/>
      <w:marLeft w:val="0"/>
      <w:marRight w:val="0"/>
      <w:marTop w:val="0"/>
      <w:marBottom w:val="0"/>
      <w:divBdr>
        <w:top w:val="none" w:sz="0" w:space="0" w:color="auto"/>
        <w:left w:val="none" w:sz="0" w:space="0" w:color="auto"/>
        <w:bottom w:val="none" w:sz="0" w:space="0" w:color="auto"/>
        <w:right w:val="none" w:sz="0" w:space="0" w:color="auto"/>
      </w:divBdr>
    </w:div>
    <w:div w:id="440031126">
      <w:bodyDiv w:val="1"/>
      <w:marLeft w:val="0"/>
      <w:marRight w:val="0"/>
      <w:marTop w:val="0"/>
      <w:marBottom w:val="0"/>
      <w:divBdr>
        <w:top w:val="none" w:sz="0" w:space="0" w:color="auto"/>
        <w:left w:val="none" w:sz="0" w:space="0" w:color="auto"/>
        <w:bottom w:val="none" w:sz="0" w:space="0" w:color="auto"/>
        <w:right w:val="none" w:sz="0" w:space="0" w:color="auto"/>
      </w:divBdr>
    </w:div>
    <w:div w:id="450511008">
      <w:bodyDiv w:val="1"/>
      <w:marLeft w:val="0"/>
      <w:marRight w:val="0"/>
      <w:marTop w:val="0"/>
      <w:marBottom w:val="0"/>
      <w:divBdr>
        <w:top w:val="none" w:sz="0" w:space="0" w:color="auto"/>
        <w:left w:val="none" w:sz="0" w:space="0" w:color="auto"/>
        <w:bottom w:val="none" w:sz="0" w:space="0" w:color="auto"/>
        <w:right w:val="none" w:sz="0" w:space="0" w:color="auto"/>
      </w:divBdr>
    </w:div>
    <w:div w:id="462386773">
      <w:bodyDiv w:val="1"/>
      <w:marLeft w:val="0"/>
      <w:marRight w:val="0"/>
      <w:marTop w:val="0"/>
      <w:marBottom w:val="0"/>
      <w:divBdr>
        <w:top w:val="none" w:sz="0" w:space="0" w:color="auto"/>
        <w:left w:val="none" w:sz="0" w:space="0" w:color="auto"/>
        <w:bottom w:val="none" w:sz="0" w:space="0" w:color="auto"/>
        <w:right w:val="none" w:sz="0" w:space="0" w:color="auto"/>
      </w:divBdr>
    </w:div>
    <w:div w:id="474372845">
      <w:bodyDiv w:val="1"/>
      <w:marLeft w:val="0"/>
      <w:marRight w:val="0"/>
      <w:marTop w:val="0"/>
      <w:marBottom w:val="0"/>
      <w:divBdr>
        <w:top w:val="none" w:sz="0" w:space="0" w:color="auto"/>
        <w:left w:val="none" w:sz="0" w:space="0" w:color="auto"/>
        <w:bottom w:val="none" w:sz="0" w:space="0" w:color="auto"/>
        <w:right w:val="none" w:sz="0" w:space="0" w:color="auto"/>
      </w:divBdr>
    </w:div>
    <w:div w:id="496727817">
      <w:bodyDiv w:val="1"/>
      <w:marLeft w:val="0"/>
      <w:marRight w:val="0"/>
      <w:marTop w:val="0"/>
      <w:marBottom w:val="0"/>
      <w:divBdr>
        <w:top w:val="none" w:sz="0" w:space="0" w:color="auto"/>
        <w:left w:val="none" w:sz="0" w:space="0" w:color="auto"/>
        <w:bottom w:val="none" w:sz="0" w:space="0" w:color="auto"/>
        <w:right w:val="none" w:sz="0" w:space="0" w:color="auto"/>
      </w:divBdr>
    </w:div>
    <w:div w:id="527647648">
      <w:bodyDiv w:val="1"/>
      <w:marLeft w:val="0"/>
      <w:marRight w:val="0"/>
      <w:marTop w:val="0"/>
      <w:marBottom w:val="0"/>
      <w:divBdr>
        <w:top w:val="none" w:sz="0" w:space="0" w:color="auto"/>
        <w:left w:val="none" w:sz="0" w:space="0" w:color="auto"/>
        <w:bottom w:val="none" w:sz="0" w:space="0" w:color="auto"/>
        <w:right w:val="none" w:sz="0" w:space="0" w:color="auto"/>
      </w:divBdr>
    </w:div>
    <w:div w:id="583300198">
      <w:bodyDiv w:val="1"/>
      <w:marLeft w:val="0"/>
      <w:marRight w:val="0"/>
      <w:marTop w:val="0"/>
      <w:marBottom w:val="0"/>
      <w:divBdr>
        <w:top w:val="none" w:sz="0" w:space="0" w:color="auto"/>
        <w:left w:val="none" w:sz="0" w:space="0" w:color="auto"/>
        <w:bottom w:val="none" w:sz="0" w:space="0" w:color="auto"/>
        <w:right w:val="none" w:sz="0" w:space="0" w:color="auto"/>
      </w:divBdr>
    </w:div>
    <w:div w:id="594287986">
      <w:bodyDiv w:val="1"/>
      <w:marLeft w:val="0"/>
      <w:marRight w:val="0"/>
      <w:marTop w:val="0"/>
      <w:marBottom w:val="0"/>
      <w:divBdr>
        <w:top w:val="none" w:sz="0" w:space="0" w:color="auto"/>
        <w:left w:val="none" w:sz="0" w:space="0" w:color="auto"/>
        <w:bottom w:val="none" w:sz="0" w:space="0" w:color="auto"/>
        <w:right w:val="none" w:sz="0" w:space="0" w:color="auto"/>
      </w:divBdr>
    </w:div>
    <w:div w:id="617222874">
      <w:bodyDiv w:val="1"/>
      <w:marLeft w:val="0"/>
      <w:marRight w:val="0"/>
      <w:marTop w:val="0"/>
      <w:marBottom w:val="0"/>
      <w:divBdr>
        <w:top w:val="none" w:sz="0" w:space="0" w:color="auto"/>
        <w:left w:val="none" w:sz="0" w:space="0" w:color="auto"/>
        <w:bottom w:val="none" w:sz="0" w:space="0" w:color="auto"/>
        <w:right w:val="none" w:sz="0" w:space="0" w:color="auto"/>
      </w:divBdr>
    </w:div>
    <w:div w:id="629019873">
      <w:bodyDiv w:val="1"/>
      <w:marLeft w:val="0"/>
      <w:marRight w:val="0"/>
      <w:marTop w:val="0"/>
      <w:marBottom w:val="0"/>
      <w:divBdr>
        <w:top w:val="none" w:sz="0" w:space="0" w:color="auto"/>
        <w:left w:val="none" w:sz="0" w:space="0" w:color="auto"/>
        <w:bottom w:val="none" w:sz="0" w:space="0" w:color="auto"/>
        <w:right w:val="none" w:sz="0" w:space="0" w:color="auto"/>
      </w:divBdr>
    </w:div>
    <w:div w:id="633415836">
      <w:bodyDiv w:val="1"/>
      <w:marLeft w:val="0"/>
      <w:marRight w:val="0"/>
      <w:marTop w:val="0"/>
      <w:marBottom w:val="0"/>
      <w:divBdr>
        <w:top w:val="none" w:sz="0" w:space="0" w:color="auto"/>
        <w:left w:val="none" w:sz="0" w:space="0" w:color="auto"/>
        <w:bottom w:val="none" w:sz="0" w:space="0" w:color="auto"/>
        <w:right w:val="none" w:sz="0" w:space="0" w:color="auto"/>
      </w:divBdr>
    </w:div>
    <w:div w:id="675184116">
      <w:marLeft w:val="640"/>
      <w:marRight w:val="0"/>
      <w:marTop w:val="0"/>
      <w:marBottom w:val="0"/>
      <w:divBdr>
        <w:top w:val="none" w:sz="0" w:space="0" w:color="auto"/>
        <w:left w:val="none" w:sz="0" w:space="0" w:color="auto"/>
        <w:bottom w:val="none" w:sz="0" w:space="0" w:color="auto"/>
        <w:right w:val="none" w:sz="0" w:space="0" w:color="auto"/>
      </w:divBdr>
    </w:div>
    <w:div w:id="704251816">
      <w:bodyDiv w:val="1"/>
      <w:marLeft w:val="0"/>
      <w:marRight w:val="0"/>
      <w:marTop w:val="0"/>
      <w:marBottom w:val="0"/>
      <w:divBdr>
        <w:top w:val="none" w:sz="0" w:space="0" w:color="auto"/>
        <w:left w:val="none" w:sz="0" w:space="0" w:color="auto"/>
        <w:bottom w:val="none" w:sz="0" w:space="0" w:color="auto"/>
        <w:right w:val="none" w:sz="0" w:space="0" w:color="auto"/>
      </w:divBdr>
    </w:div>
    <w:div w:id="717704251">
      <w:bodyDiv w:val="1"/>
      <w:marLeft w:val="0"/>
      <w:marRight w:val="0"/>
      <w:marTop w:val="0"/>
      <w:marBottom w:val="0"/>
      <w:divBdr>
        <w:top w:val="none" w:sz="0" w:space="0" w:color="auto"/>
        <w:left w:val="none" w:sz="0" w:space="0" w:color="auto"/>
        <w:bottom w:val="none" w:sz="0" w:space="0" w:color="auto"/>
        <w:right w:val="none" w:sz="0" w:space="0" w:color="auto"/>
      </w:divBdr>
      <w:divsChild>
        <w:div w:id="1670324598">
          <w:marLeft w:val="0"/>
          <w:marRight w:val="0"/>
          <w:marTop w:val="0"/>
          <w:marBottom w:val="0"/>
          <w:divBdr>
            <w:top w:val="none" w:sz="0" w:space="0" w:color="auto"/>
            <w:left w:val="none" w:sz="0" w:space="0" w:color="auto"/>
            <w:bottom w:val="none" w:sz="0" w:space="0" w:color="auto"/>
            <w:right w:val="none" w:sz="0" w:space="0" w:color="auto"/>
          </w:divBdr>
          <w:divsChild>
            <w:div w:id="1001783338">
              <w:marLeft w:val="0"/>
              <w:marRight w:val="0"/>
              <w:marTop w:val="0"/>
              <w:marBottom w:val="0"/>
              <w:divBdr>
                <w:top w:val="none" w:sz="0" w:space="0" w:color="auto"/>
                <w:left w:val="none" w:sz="0" w:space="0" w:color="auto"/>
                <w:bottom w:val="none" w:sz="0" w:space="0" w:color="auto"/>
                <w:right w:val="none" w:sz="0" w:space="0" w:color="auto"/>
              </w:divBdr>
            </w:div>
            <w:div w:id="399334229">
              <w:marLeft w:val="0"/>
              <w:marRight w:val="0"/>
              <w:marTop w:val="0"/>
              <w:marBottom w:val="0"/>
              <w:divBdr>
                <w:top w:val="none" w:sz="0" w:space="0" w:color="auto"/>
                <w:left w:val="none" w:sz="0" w:space="0" w:color="auto"/>
                <w:bottom w:val="none" w:sz="0" w:space="0" w:color="auto"/>
                <w:right w:val="none" w:sz="0" w:space="0" w:color="auto"/>
              </w:divBdr>
              <w:divsChild>
                <w:div w:id="1227257695">
                  <w:marLeft w:val="0"/>
                  <w:marRight w:val="0"/>
                  <w:marTop w:val="0"/>
                  <w:marBottom w:val="0"/>
                  <w:divBdr>
                    <w:top w:val="none" w:sz="0" w:space="0" w:color="auto"/>
                    <w:left w:val="none" w:sz="0" w:space="0" w:color="auto"/>
                    <w:bottom w:val="none" w:sz="0" w:space="0" w:color="auto"/>
                    <w:right w:val="none" w:sz="0" w:space="0" w:color="auto"/>
                  </w:divBdr>
                  <w:divsChild>
                    <w:div w:id="12635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836871">
      <w:bodyDiv w:val="1"/>
      <w:marLeft w:val="0"/>
      <w:marRight w:val="0"/>
      <w:marTop w:val="0"/>
      <w:marBottom w:val="0"/>
      <w:divBdr>
        <w:top w:val="none" w:sz="0" w:space="0" w:color="auto"/>
        <w:left w:val="none" w:sz="0" w:space="0" w:color="auto"/>
        <w:bottom w:val="none" w:sz="0" w:space="0" w:color="auto"/>
        <w:right w:val="none" w:sz="0" w:space="0" w:color="auto"/>
      </w:divBdr>
    </w:div>
    <w:div w:id="741753627">
      <w:marLeft w:val="640"/>
      <w:marRight w:val="0"/>
      <w:marTop w:val="0"/>
      <w:marBottom w:val="0"/>
      <w:divBdr>
        <w:top w:val="none" w:sz="0" w:space="0" w:color="auto"/>
        <w:left w:val="none" w:sz="0" w:space="0" w:color="auto"/>
        <w:bottom w:val="none" w:sz="0" w:space="0" w:color="auto"/>
        <w:right w:val="none" w:sz="0" w:space="0" w:color="auto"/>
      </w:divBdr>
    </w:div>
    <w:div w:id="805511342">
      <w:bodyDiv w:val="1"/>
      <w:marLeft w:val="0"/>
      <w:marRight w:val="0"/>
      <w:marTop w:val="0"/>
      <w:marBottom w:val="0"/>
      <w:divBdr>
        <w:top w:val="none" w:sz="0" w:space="0" w:color="auto"/>
        <w:left w:val="none" w:sz="0" w:space="0" w:color="auto"/>
        <w:bottom w:val="none" w:sz="0" w:space="0" w:color="auto"/>
        <w:right w:val="none" w:sz="0" w:space="0" w:color="auto"/>
      </w:divBdr>
    </w:div>
    <w:div w:id="826244313">
      <w:bodyDiv w:val="1"/>
      <w:marLeft w:val="0"/>
      <w:marRight w:val="0"/>
      <w:marTop w:val="0"/>
      <w:marBottom w:val="0"/>
      <w:divBdr>
        <w:top w:val="none" w:sz="0" w:space="0" w:color="auto"/>
        <w:left w:val="none" w:sz="0" w:space="0" w:color="auto"/>
        <w:bottom w:val="none" w:sz="0" w:space="0" w:color="auto"/>
        <w:right w:val="none" w:sz="0" w:space="0" w:color="auto"/>
      </w:divBdr>
    </w:div>
    <w:div w:id="850677971">
      <w:bodyDiv w:val="1"/>
      <w:marLeft w:val="0"/>
      <w:marRight w:val="0"/>
      <w:marTop w:val="0"/>
      <w:marBottom w:val="0"/>
      <w:divBdr>
        <w:top w:val="none" w:sz="0" w:space="0" w:color="auto"/>
        <w:left w:val="none" w:sz="0" w:space="0" w:color="auto"/>
        <w:bottom w:val="none" w:sz="0" w:space="0" w:color="auto"/>
        <w:right w:val="none" w:sz="0" w:space="0" w:color="auto"/>
      </w:divBdr>
    </w:div>
    <w:div w:id="850679208">
      <w:bodyDiv w:val="1"/>
      <w:marLeft w:val="0"/>
      <w:marRight w:val="0"/>
      <w:marTop w:val="0"/>
      <w:marBottom w:val="0"/>
      <w:divBdr>
        <w:top w:val="none" w:sz="0" w:space="0" w:color="auto"/>
        <w:left w:val="none" w:sz="0" w:space="0" w:color="auto"/>
        <w:bottom w:val="none" w:sz="0" w:space="0" w:color="auto"/>
        <w:right w:val="none" w:sz="0" w:space="0" w:color="auto"/>
      </w:divBdr>
    </w:div>
    <w:div w:id="857543250">
      <w:bodyDiv w:val="1"/>
      <w:marLeft w:val="0"/>
      <w:marRight w:val="0"/>
      <w:marTop w:val="0"/>
      <w:marBottom w:val="0"/>
      <w:divBdr>
        <w:top w:val="none" w:sz="0" w:space="0" w:color="auto"/>
        <w:left w:val="none" w:sz="0" w:space="0" w:color="auto"/>
        <w:bottom w:val="none" w:sz="0" w:space="0" w:color="auto"/>
        <w:right w:val="none" w:sz="0" w:space="0" w:color="auto"/>
      </w:divBdr>
    </w:div>
    <w:div w:id="884219469">
      <w:bodyDiv w:val="1"/>
      <w:marLeft w:val="0"/>
      <w:marRight w:val="0"/>
      <w:marTop w:val="0"/>
      <w:marBottom w:val="0"/>
      <w:divBdr>
        <w:top w:val="none" w:sz="0" w:space="0" w:color="auto"/>
        <w:left w:val="none" w:sz="0" w:space="0" w:color="auto"/>
        <w:bottom w:val="none" w:sz="0" w:space="0" w:color="auto"/>
        <w:right w:val="none" w:sz="0" w:space="0" w:color="auto"/>
      </w:divBdr>
    </w:div>
    <w:div w:id="907039329">
      <w:bodyDiv w:val="1"/>
      <w:marLeft w:val="0"/>
      <w:marRight w:val="0"/>
      <w:marTop w:val="0"/>
      <w:marBottom w:val="0"/>
      <w:divBdr>
        <w:top w:val="none" w:sz="0" w:space="0" w:color="auto"/>
        <w:left w:val="none" w:sz="0" w:space="0" w:color="auto"/>
        <w:bottom w:val="none" w:sz="0" w:space="0" w:color="auto"/>
        <w:right w:val="none" w:sz="0" w:space="0" w:color="auto"/>
      </w:divBdr>
    </w:div>
    <w:div w:id="920259499">
      <w:bodyDiv w:val="1"/>
      <w:marLeft w:val="0"/>
      <w:marRight w:val="0"/>
      <w:marTop w:val="0"/>
      <w:marBottom w:val="0"/>
      <w:divBdr>
        <w:top w:val="none" w:sz="0" w:space="0" w:color="auto"/>
        <w:left w:val="none" w:sz="0" w:space="0" w:color="auto"/>
        <w:bottom w:val="none" w:sz="0" w:space="0" w:color="auto"/>
        <w:right w:val="none" w:sz="0" w:space="0" w:color="auto"/>
      </w:divBdr>
    </w:div>
    <w:div w:id="930625117">
      <w:marLeft w:val="640"/>
      <w:marRight w:val="0"/>
      <w:marTop w:val="0"/>
      <w:marBottom w:val="0"/>
      <w:divBdr>
        <w:top w:val="none" w:sz="0" w:space="0" w:color="auto"/>
        <w:left w:val="none" w:sz="0" w:space="0" w:color="auto"/>
        <w:bottom w:val="none" w:sz="0" w:space="0" w:color="auto"/>
        <w:right w:val="none" w:sz="0" w:space="0" w:color="auto"/>
      </w:divBdr>
    </w:div>
    <w:div w:id="975332508">
      <w:bodyDiv w:val="1"/>
      <w:marLeft w:val="0"/>
      <w:marRight w:val="0"/>
      <w:marTop w:val="0"/>
      <w:marBottom w:val="0"/>
      <w:divBdr>
        <w:top w:val="none" w:sz="0" w:space="0" w:color="auto"/>
        <w:left w:val="none" w:sz="0" w:space="0" w:color="auto"/>
        <w:bottom w:val="none" w:sz="0" w:space="0" w:color="auto"/>
        <w:right w:val="none" w:sz="0" w:space="0" w:color="auto"/>
      </w:divBdr>
    </w:div>
    <w:div w:id="1002197771">
      <w:marLeft w:val="640"/>
      <w:marRight w:val="0"/>
      <w:marTop w:val="0"/>
      <w:marBottom w:val="0"/>
      <w:divBdr>
        <w:top w:val="none" w:sz="0" w:space="0" w:color="auto"/>
        <w:left w:val="none" w:sz="0" w:space="0" w:color="auto"/>
        <w:bottom w:val="none" w:sz="0" w:space="0" w:color="auto"/>
        <w:right w:val="none" w:sz="0" w:space="0" w:color="auto"/>
      </w:divBdr>
    </w:div>
    <w:div w:id="1011760566">
      <w:bodyDiv w:val="1"/>
      <w:marLeft w:val="0"/>
      <w:marRight w:val="0"/>
      <w:marTop w:val="0"/>
      <w:marBottom w:val="0"/>
      <w:divBdr>
        <w:top w:val="none" w:sz="0" w:space="0" w:color="auto"/>
        <w:left w:val="none" w:sz="0" w:space="0" w:color="auto"/>
        <w:bottom w:val="none" w:sz="0" w:space="0" w:color="auto"/>
        <w:right w:val="none" w:sz="0" w:space="0" w:color="auto"/>
      </w:divBdr>
      <w:divsChild>
        <w:div w:id="362368027">
          <w:marLeft w:val="0"/>
          <w:marRight w:val="0"/>
          <w:marTop w:val="0"/>
          <w:marBottom w:val="0"/>
          <w:divBdr>
            <w:top w:val="none" w:sz="0" w:space="0" w:color="auto"/>
            <w:left w:val="none" w:sz="0" w:space="0" w:color="auto"/>
            <w:bottom w:val="none" w:sz="0" w:space="0" w:color="auto"/>
            <w:right w:val="none" w:sz="0" w:space="0" w:color="auto"/>
          </w:divBdr>
          <w:divsChild>
            <w:div w:id="252934680">
              <w:marLeft w:val="0"/>
              <w:marRight w:val="0"/>
              <w:marTop w:val="0"/>
              <w:marBottom w:val="0"/>
              <w:divBdr>
                <w:top w:val="none" w:sz="0" w:space="0" w:color="auto"/>
                <w:left w:val="none" w:sz="0" w:space="0" w:color="auto"/>
                <w:bottom w:val="none" w:sz="0" w:space="0" w:color="auto"/>
                <w:right w:val="none" w:sz="0" w:space="0" w:color="auto"/>
              </w:divBdr>
              <w:divsChild>
                <w:div w:id="26975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906659">
      <w:bodyDiv w:val="1"/>
      <w:marLeft w:val="0"/>
      <w:marRight w:val="0"/>
      <w:marTop w:val="0"/>
      <w:marBottom w:val="0"/>
      <w:divBdr>
        <w:top w:val="none" w:sz="0" w:space="0" w:color="auto"/>
        <w:left w:val="none" w:sz="0" w:space="0" w:color="auto"/>
        <w:bottom w:val="none" w:sz="0" w:space="0" w:color="auto"/>
        <w:right w:val="none" w:sz="0" w:space="0" w:color="auto"/>
      </w:divBdr>
    </w:div>
    <w:div w:id="1057047215">
      <w:bodyDiv w:val="1"/>
      <w:marLeft w:val="0"/>
      <w:marRight w:val="0"/>
      <w:marTop w:val="0"/>
      <w:marBottom w:val="0"/>
      <w:divBdr>
        <w:top w:val="none" w:sz="0" w:space="0" w:color="auto"/>
        <w:left w:val="none" w:sz="0" w:space="0" w:color="auto"/>
        <w:bottom w:val="none" w:sz="0" w:space="0" w:color="auto"/>
        <w:right w:val="none" w:sz="0" w:space="0" w:color="auto"/>
      </w:divBdr>
    </w:div>
    <w:div w:id="1071270665">
      <w:bodyDiv w:val="1"/>
      <w:marLeft w:val="0"/>
      <w:marRight w:val="0"/>
      <w:marTop w:val="0"/>
      <w:marBottom w:val="0"/>
      <w:divBdr>
        <w:top w:val="none" w:sz="0" w:space="0" w:color="auto"/>
        <w:left w:val="none" w:sz="0" w:space="0" w:color="auto"/>
        <w:bottom w:val="none" w:sz="0" w:space="0" w:color="auto"/>
        <w:right w:val="none" w:sz="0" w:space="0" w:color="auto"/>
      </w:divBdr>
    </w:div>
    <w:div w:id="1072510634">
      <w:bodyDiv w:val="1"/>
      <w:marLeft w:val="0"/>
      <w:marRight w:val="0"/>
      <w:marTop w:val="0"/>
      <w:marBottom w:val="0"/>
      <w:divBdr>
        <w:top w:val="none" w:sz="0" w:space="0" w:color="auto"/>
        <w:left w:val="none" w:sz="0" w:space="0" w:color="auto"/>
        <w:bottom w:val="none" w:sz="0" w:space="0" w:color="auto"/>
        <w:right w:val="none" w:sz="0" w:space="0" w:color="auto"/>
      </w:divBdr>
    </w:div>
    <w:div w:id="1073970462">
      <w:bodyDiv w:val="1"/>
      <w:marLeft w:val="0"/>
      <w:marRight w:val="0"/>
      <w:marTop w:val="0"/>
      <w:marBottom w:val="0"/>
      <w:divBdr>
        <w:top w:val="none" w:sz="0" w:space="0" w:color="auto"/>
        <w:left w:val="none" w:sz="0" w:space="0" w:color="auto"/>
        <w:bottom w:val="none" w:sz="0" w:space="0" w:color="auto"/>
        <w:right w:val="none" w:sz="0" w:space="0" w:color="auto"/>
      </w:divBdr>
    </w:div>
    <w:div w:id="1118527035">
      <w:bodyDiv w:val="1"/>
      <w:marLeft w:val="0"/>
      <w:marRight w:val="0"/>
      <w:marTop w:val="0"/>
      <w:marBottom w:val="0"/>
      <w:divBdr>
        <w:top w:val="none" w:sz="0" w:space="0" w:color="auto"/>
        <w:left w:val="none" w:sz="0" w:space="0" w:color="auto"/>
        <w:bottom w:val="none" w:sz="0" w:space="0" w:color="auto"/>
        <w:right w:val="none" w:sz="0" w:space="0" w:color="auto"/>
      </w:divBdr>
    </w:div>
    <w:div w:id="1121845461">
      <w:bodyDiv w:val="1"/>
      <w:marLeft w:val="0"/>
      <w:marRight w:val="0"/>
      <w:marTop w:val="0"/>
      <w:marBottom w:val="0"/>
      <w:divBdr>
        <w:top w:val="none" w:sz="0" w:space="0" w:color="auto"/>
        <w:left w:val="none" w:sz="0" w:space="0" w:color="auto"/>
        <w:bottom w:val="none" w:sz="0" w:space="0" w:color="auto"/>
        <w:right w:val="none" w:sz="0" w:space="0" w:color="auto"/>
      </w:divBdr>
    </w:div>
    <w:div w:id="1164590311">
      <w:bodyDiv w:val="1"/>
      <w:marLeft w:val="0"/>
      <w:marRight w:val="0"/>
      <w:marTop w:val="0"/>
      <w:marBottom w:val="0"/>
      <w:divBdr>
        <w:top w:val="none" w:sz="0" w:space="0" w:color="auto"/>
        <w:left w:val="none" w:sz="0" w:space="0" w:color="auto"/>
        <w:bottom w:val="none" w:sz="0" w:space="0" w:color="auto"/>
        <w:right w:val="none" w:sz="0" w:space="0" w:color="auto"/>
      </w:divBdr>
    </w:div>
    <w:div w:id="1199395030">
      <w:bodyDiv w:val="1"/>
      <w:marLeft w:val="0"/>
      <w:marRight w:val="0"/>
      <w:marTop w:val="0"/>
      <w:marBottom w:val="0"/>
      <w:divBdr>
        <w:top w:val="none" w:sz="0" w:space="0" w:color="auto"/>
        <w:left w:val="none" w:sz="0" w:space="0" w:color="auto"/>
        <w:bottom w:val="none" w:sz="0" w:space="0" w:color="auto"/>
        <w:right w:val="none" w:sz="0" w:space="0" w:color="auto"/>
      </w:divBdr>
    </w:div>
    <w:div w:id="1213537337">
      <w:bodyDiv w:val="1"/>
      <w:marLeft w:val="0"/>
      <w:marRight w:val="0"/>
      <w:marTop w:val="0"/>
      <w:marBottom w:val="0"/>
      <w:divBdr>
        <w:top w:val="none" w:sz="0" w:space="0" w:color="auto"/>
        <w:left w:val="none" w:sz="0" w:space="0" w:color="auto"/>
        <w:bottom w:val="none" w:sz="0" w:space="0" w:color="auto"/>
        <w:right w:val="none" w:sz="0" w:space="0" w:color="auto"/>
      </w:divBdr>
    </w:div>
    <w:div w:id="1234855705">
      <w:marLeft w:val="640"/>
      <w:marRight w:val="0"/>
      <w:marTop w:val="0"/>
      <w:marBottom w:val="0"/>
      <w:divBdr>
        <w:top w:val="none" w:sz="0" w:space="0" w:color="auto"/>
        <w:left w:val="none" w:sz="0" w:space="0" w:color="auto"/>
        <w:bottom w:val="none" w:sz="0" w:space="0" w:color="auto"/>
        <w:right w:val="none" w:sz="0" w:space="0" w:color="auto"/>
      </w:divBdr>
    </w:div>
    <w:div w:id="1255475349">
      <w:bodyDiv w:val="1"/>
      <w:marLeft w:val="0"/>
      <w:marRight w:val="0"/>
      <w:marTop w:val="0"/>
      <w:marBottom w:val="0"/>
      <w:divBdr>
        <w:top w:val="none" w:sz="0" w:space="0" w:color="auto"/>
        <w:left w:val="none" w:sz="0" w:space="0" w:color="auto"/>
        <w:bottom w:val="none" w:sz="0" w:space="0" w:color="auto"/>
        <w:right w:val="none" w:sz="0" w:space="0" w:color="auto"/>
      </w:divBdr>
    </w:div>
    <w:div w:id="1310357217">
      <w:bodyDiv w:val="1"/>
      <w:marLeft w:val="0"/>
      <w:marRight w:val="0"/>
      <w:marTop w:val="0"/>
      <w:marBottom w:val="0"/>
      <w:divBdr>
        <w:top w:val="none" w:sz="0" w:space="0" w:color="auto"/>
        <w:left w:val="none" w:sz="0" w:space="0" w:color="auto"/>
        <w:bottom w:val="none" w:sz="0" w:space="0" w:color="auto"/>
        <w:right w:val="none" w:sz="0" w:space="0" w:color="auto"/>
      </w:divBdr>
    </w:div>
    <w:div w:id="1344165049">
      <w:bodyDiv w:val="1"/>
      <w:marLeft w:val="0"/>
      <w:marRight w:val="0"/>
      <w:marTop w:val="0"/>
      <w:marBottom w:val="0"/>
      <w:divBdr>
        <w:top w:val="none" w:sz="0" w:space="0" w:color="auto"/>
        <w:left w:val="none" w:sz="0" w:space="0" w:color="auto"/>
        <w:bottom w:val="none" w:sz="0" w:space="0" w:color="auto"/>
        <w:right w:val="none" w:sz="0" w:space="0" w:color="auto"/>
      </w:divBdr>
    </w:div>
    <w:div w:id="1359695382">
      <w:bodyDiv w:val="1"/>
      <w:marLeft w:val="0"/>
      <w:marRight w:val="0"/>
      <w:marTop w:val="0"/>
      <w:marBottom w:val="0"/>
      <w:divBdr>
        <w:top w:val="none" w:sz="0" w:space="0" w:color="auto"/>
        <w:left w:val="none" w:sz="0" w:space="0" w:color="auto"/>
        <w:bottom w:val="none" w:sz="0" w:space="0" w:color="auto"/>
        <w:right w:val="none" w:sz="0" w:space="0" w:color="auto"/>
      </w:divBdr>
    </w:div>
    <w:div w:id="1376731250">
      <w:bodyDiv w:val="1"/>
      <w:marLeft w:val="0"/>
      <w:marRight w:val="0"/>
      <w:marTop w:val="0"/>
      <w:marBottom w:val="0"/>
      <w:divBdr>
        <w:top w:val="none" w:sz="0" w:space="0" w:color="auto"/>
        <w:left w:val="none" w:sz="0" w:space="0" w:color="auto"/>
        <w:bottom w:val="none" w:sz="0" w:space="0" w:color="auto"/>
        <w:right w:val="none" w:sz="0" w:space="0" w:color="auto"/>
      </w:divBdr>
    </w:div>
    <w:div w:id="1387992484">
      <w:bodyDiv w:val="1"/>
      <w:marLeft w:val="0"/>
      <w:marRight w:val="0"/>
      <w:marTop w:val="0"/>
      <w:marBottom w:val="0"/>
      <w:divBdr>
        <w:top w:val="none" w:sz="0" w:space="0" w:color="auto"/>
        <w:left w:val="none" w:sz="0" w:space="0" w:color="auto"/>
        <w:bottom w:val="none" w:sz="0" w:space="0" w:color="auto"/>
        <w:right w:val="none" w:sz="0" w:space="0" w:color="auto"/>
      </w:divBdr>
    </w:div>
    <w:div w:id="1407454580">
      <w:bodyDiv w:val="1"/>
      <w:marLeft w:val="0"/>
      <w:marRight w:val="0"/>
      <w:marTop w:val="0"/>
      <w:marBottom w:val="0"/>
      <w:divBdr>
        <w:top w:val="none" w:sz="0" w:space="0" w:color="auto"/>
        <w:left w:val="none" w:sz="0" w:space="0" w:color="auto"/>
        <w:bottom w:val="none" w:sz="0" w:space="0" w:color="auto"/>
        <w:right w:val="none" w:sz="0" w:space="0" w:color="auto"/>
      </w:divBdr>
    </w:div>
    <w:div w:id="1491869558">
      <w:marLeft w:val="640"/>
      <w:marRight w:val="0"/>
      <w:marTop w:val="0"/>
      <w:marBottom w:val="0"/>
      <w:divBdr>
        <w:top w:val="none" w:sz="0" w:space="0" w:color="auto"/>
        <w:left w:val="none" w:sz="0" w:space="0" w:color="auto"/>
        <w:bottom w:val="none" w:sz="0" w:space="0" w:color="auto"/>
        <w:right w:val="none" w:sz="0" w:space="0" w:color="auto"/>
      </w:divBdr>
    </w:div>
    <w:div w:id="1497109770">
      <w:bodyDiv w:val="1"/>
      <w:marLeft w:val="0"/>
      <w:marRight w:val="0"/>
      <w:marTop w:val="0"/>
      <w:marBottom w:val="0"/>
      <w:divBdr>
        <w:top w:val="none" w:sz="0" w:space="0" w:color="auto"/>
        <w:left w:val="none" w:sz="0" w:space="0" w:color="auto"/>
        <w:bottom w:val="none" w:sz="0" w:space="0" w:color="auto"/>
        <w:right w:val="none" w:sz="0" w:space="0" w:color="auto"/>
      </w:divBdr>
      <w:divsChild>
        <w:div w:id="39595469">
          <w:marLeft w:val="0"/>
          <w:marRight w:val="0"/>
          <w:marTop w:val="259"/>
          <w:marBottom w:val="259"/>
          <w:divBdr>
            <w:top w:val="none" w:sz="0" w:space="0" w:color="auto"/>
            <w:left w:val="none" w:sz="0" w:space="0" w:color="auto"/>
            <w:bottom w:val="none" w:sz="0" w:space="0" w:color="auto"/>
            <w:right w:val="none" w:sz="0" w:space="0" w:color="auto"/>
          </w:divBdr>
        </w:div>
        <w:div w:id="138227821">
          <w:marLeft w:val="0"/>
          <w:marRight w:val="0"/>
          <w:marTop w:val="259"/>
          <w:marBottom w:val="259"/>
          <w:divBdr>
            <w:top w:val="none" w:sz="0" w:space="0" w:color="auto"/>
            <w:left w:val="none" w:sz="0" w:space="0" w:color="auto"/>
            <w:bottom w:val="none" w:sz="0" w:space="0" w:color="auto"/>
            <w:right w:val="none" w:sz="0" w:space="0" w:color="auto"/>
          </w:divBdr>
        </w:div>
        <w:div w:id="157116090">
          <w:marLeft w:val="0"/>
          <w:marRight w:val="0"/>
          <w:marTop w:val="259"/>
          <w:marBottom w:val="259"/>
          <w:divBdr>
            <w:top w:val="none" w:sz="0" w:space="0" w:color="auto"/>
            <w:left w:val="none" w:sz="0" w:space="0" w:color="auto"/>
            <w:bottom w:val="none" w:sz="0" w:space="0" w:color="auto"/>
            <w:right w:val="none" w:sz="0" w:space="0" w:color="auto"/>
          </w:divBdr>
        </w:div>
        <w:div w:id="173151376">
          <w:marLeft w:val="0"/>
          <w:marRight w:val="0"/>
          <w:marTop w:val="259"/>
          <w:marBottom w:val="259"/>
          <w:divBdr>
            <w:top w:val="none" w:sz="0" w:space="0" w:color="auto"/>
            <w:left w:val="none" w:sz="0" w:space="0" w:color="auto"/>
            <w:bottom w:val="none" w:sz="0" w:space="0" w:color="auto"/>
            <w:right w:val="none" w:sz="0" w:space="0" w:color="auto"/>
          </w:divBdr>
        </w:div>
        <w:div w:id="458883575">
          <w:marLeft w:val="0"/>
          <w:marRight w:val="0"/>
          <w:marTop w:val="259"/>
          <w:marBottom w:val="259"/>
          <w:divBdr>
            <w:top w:val="none" w:sz="0" w:space="0" w:color="auto"/>
            <w:left w:val="none" w:sz="0" w:space="0" w:color="auto"/>
            <w:bottom w:val="none" w:sz="0" w:space="0" w:color="auto"/>
            <w:right w:val="none" w:sz="0" w:space="0" w:color="auto"/>
          </w:divBdr>
        </w:div>
        <w:div w:id="470951655">
          <w:marLeft w:val="0"/>
          <w:marRight w:val="0"/>
          <w:marTop w:val="259"/>
          <w:marBottom w:val="259"/>
          <w:divBdr>
            <w:top w:val="none" w:sz="0" w:space="0" w:color="auto"/>
            <w:left w:val="none" w:sz="0" w:space="0" w:color="auto"/>
            <w:bottom w:val="none" w:sz="0" w:space="0" w:color="auto"/>
            <w:right w:val="none" w:sz="0" w:space="0" w:color="auto"/>
          </w:divBdr>
        </w:div>
        <w:div w:id="495457032">
          <w:marLeft w:val="0"/>
          <w:marRight w:val="0"/>
          <w:marTop w:val="259"/>
          <w:marBottom w:val="259"/>
          <w:divBdr>
            <w:top w:val="none" w:sz="0" w:space="0" w:color="auto"/>
            <w:left w:val="none" w:sz="0" w:space="0" w:color="auto"/>
            <w:bottom w:val="none" w:sz="0" w:space="0" w:color="auto"/>
            <w:right w:val="none" w:sz="0" w:space="0" w:color="auto"/>
          </w:divBdr>
        </w:div>
        <w:div w:id="501244590">
          <w:marLeft w:val="0"/>
          <w:marRight w:val="0"/>
          <w:marTop w:val="259"/>
          <w:marBottom w:val="259"/>
          <w:divBdr>
            <w:top w:val="none" w:sz="0" w:space="0" w:color="auto"/>
            <w:left w:val="none" w:sz="0" w:space="0" w:color="auto"/>
            <w:bottom w:val="none" w:sz="0" w:space="0" w:color="auto"/>
            <w:right w:val="none" w:sz="0" w:space="0" w:color="auto"/>
          </w:divBdr>
        </w:div>
        <w:div w:id="545459200">
          <w:marLeft w:val="0"/>
          <w:marRight w:val="0"/>
          <w:marTop w:val="259"/>
          <w:marBottom w:val="259"/>
          <w:divBdr>
            <w:top w:val="none" w:sz="0" w:space="0" w:color="auto"/>
            <w:left w:val="none" w:sz="0" w:space="0" w:color="auto"/>
            <w:bottom w:val="none" w:sz="0" w:space="0" w:color="auto"/>
            <w:right w:val="none" w:sz="0" w:space="0" w:color="auto"/>
          </w:divBdr>
        </w:div>
        <w:div w:id="652756663">
          <w:marLeft w:val="0"/>
          <w:marRight w:val="0"/>
          <w:marTop w:val="259"/>
          <w:marBottom w:val="259"/>
          <w:divBdr>
            <w:top w:val="none" w:sz="0" w:space="0" w:color="auto"/>
            <w:left w:val="none" w:sz="0" w:space="0" w:color="auto"/>
            <w:bottom w:val="none" w:sz="0" w:space="0" w:color="auto"/>
            <w:right w:val="none" w:sz="0" w:space="0" w:color="auto"/>
          </w:divBdr>
        </w:div>
        <w:div w:id="850486159">
          <w:marLeft w:val="0"/>
          <w:marRight w:val="0"/>
          <w:marTop w:val="259"/>
          <w:marBottom w:val="259"/>
          <w:divBdr>
            <w:top w:val="none" w:sz="0" w:space="0" w:color="auto"/>
            <w:left w:val="none" w:sz="0" w:space="0" w:color="auto"/>
            <w:bottom w:val="none" w:sz="0" w:space="0" w:color="auto"/>
            <w:right w:val="none" w:sz="0" w:space="0" w:color="auto"/>
          </w:divBdr>
        </w:div>
        <w:div w:id="871460707">
          <w:marLeft w:val="0"/>
          <w:marRight w:val="0"/>
          <w:marTop w:val="0"/>
          <w:marBottom w:val="0"/>
          <w:divBdr>
            <w:top w:val="none" w:sz="0" w:space="0" w:color="auto"/>
            <w:left w:val="none" w:sz="0" w:space="0" w:color="auto"/>
            <w:bottom w:val="none" w:sz="0" w:space="0" w:color="auto"/>
            <w:right w:val="none" w:sz="0" w:space="0" w:color="auto"/>
          </w:divBdr>
        </w:div>
        <w:div w:id="1026173572">
          <w:marLeft w:val="0"/>
          <w:marRight w:val="0"/>
          <w:marTop w:val="0"/>
          <w:marBottom w:val="0"/>
          <w:divBdr>
            <w:top w:val="none" w:sz="0" w:space="0" w:color="auto"/>
            <w:left w:val="none" w:sz="0" w:space="0" w:color="auto"/>
            <w:bottom w:val="none" w:sz="0" w:space="0" w:color="auto"/>
            <w:right w:val="none" w:sz="0" w:space="0" w:color="auto"/>
          </w:divBdr>
        </w:div>
        <w:div w:id="1037006207">
          <w:marLeft w:val="0"/>
          <w:marRight w:val="0"/>
          <w:marTop w:val="259"/>
          <w:marBottom w:val="259"/>
          <w:divBdr>
            <w:top w:val="none" w:sz="0" w:space="0" w:color="auto"/>
            <w:left w:val="none" w:sz="0" w:space="0" w:color="auto"/>
            <w:bottom w:val="none" w:sz="0" w:space="0" w:color="auto"/>
            <w:right w:val="none" w:sz="0" w:space="0" w:color="auto"/>
          </w:divBdr>
        </w:div>
        <w:div w:id="1077246080">
          <w:marLeft w:val="0"/>
          <w:marRight w:val="0"/>
          <w:marTop w:val="259"/>
          <w:marBottom w:val="259"/>
          <w:divBdr>
            <w:top w:val="none" w:sz="0" w:space="0" w:color="auto"/>
            <w:left w:val="none" w:sz="0" w:space="0" w:color="auto"/>
            <w:bottom w:val="none" w:sz="0" w:space="0" w:color="auto"/>
            <w:right w:val="none" w:sz="0" w:space="0" w:color="auto"/>
          </w:divBdr>
        </w:div>
        <w:div w:id="1331910560">
          <w:marLeft w:val="0"/>
          <w:marRight w:val="0"/>
          <w:marTop w:val="0"/>
          <w:marBottom w:val="0"/>
          <w:divBdr>
            <w:top w:val="none" w:sz="0" w:space="0" w:color="auto"/>
            <w:left w:val="none" w:sz="0" w:space="0" w:color="auto"/>
            <w:bottom w:val="none" w:sz="0" w:space="0" w:color="auto"/>
            <w:right w:val="none" w:sz="0" w:space="0" w:color="auto"/>
          </w:divBdr>
        </w:div>
        <w:div w:id="1345941209">
          <w:marLeft w:val="0"/>
          <w:marRight w:val="0"/>
          <w:marTop w:val="259"/>
          <w:marBottom w:val="259"/>
          <w:divBdr>
            <w:top w:val="none" w:sz="0" w:space="0" w:color="auto"/>
            <w:left w:val="none" w:sz="0" w:space="0" w:color="auto"/>
            <w:bottom w:val="none" w:sz="0" w:space="0" w:color="auto"/>
            <w:right w:val="none" w:sz="0" w:space="0" w:color="auto"/>
          </w:divBdr>
        </w:div>
        <w:div w:id="1379469428">
          <w:marLeft w:val="0"/>
          <w:marRight w:val="0"/>
          <w:marTop w:val="259"/>
          <w:marBottom w:val="259"/>
          <w:divBdr>
            <w:top w:val="none" w:sz="0" w:space="0" w:color="auto"/>
            <w:left w:val="none" w:sz="0" w:space="0" w:color="auto"/>
            <w:bottom w:val="none" w:sz="0" w:space="0" w:color="auto"/>
            <w:right w:val="none" w:sz="0" w:space="0" w:color="auto"/>
          </w:divBdr>
        </w:div>
        <w:div w:id="1451361412">
          <w:marLeft w:val="0"/>
          <w:marRight w:val="0"/>
          <w:marTop w:val="259"/>
          <w:marBottom w:val="259"/>
          <w:divBdr>
            <w:top w:val="none" w:sz="0" w:space="0" w:color="auto"/>
            <w:left w:val="none" w:sz="0" w:space="0" w:color="auto"/>
            <w:bottom w:val="none" w:sz="0" w:space="0" w:color="auto"/>
            <w:right w:val="none" w:sz="0" w:space="0" w:color="auto"/>
          </w:divBdr>
        </w:div>
        <w:div w:id="1516577724">
          <w:marLeft w:val="0"/>
          <w:marRight w:val="0"/>
          <w:marTop w:val="259"/>
          <w:marBottom w:val="259"/>
          <w:divBdr>
            <w:top w:val="none" w:sz="0" w:space="0" w:color="auto"/>
            <w:left w:val="none" w:sz="0" w:space="0" w:color="auto"/>
            <w:bottom w:val="none" w:sz="0" w:space="0" w:color="auto"/>
            <w:right w:val="none" w:sz="0" w:space="0" w:color="auto"/>
          </w:divBdr>
        </w:div>
        <w:div w:id="1561473981">
          <w:marLeft w:val="0"/>
          <w:marRight w:val="0"/>
          <w:marTop w:val="259"/>
          <w:marBottom w:val="259"/>
          <w:divBdr>
            <w:top w:val="none" w:sz="0" w:space="0" w:color="auto"/>
            <w:left w:val="none" w:sz="0" w:space="0" w:color="auto"/>
            <w:bottom w:val="none" w:sz="0" w:space="0" w:color="auto"/>
            <w:right w:val="none" w:sz="0" w:space="0" w:color="auto"/>
          </w:divBdr>
        </w:div>
        <w:div w:id="1592468151">
          <w:marLeft w:val="0"/>
          <w:marRight w:val="0"/>
          <w:marTop w:val="259"/>
          <w:marBottom w:val="259"/>
          <w:divBdr>
            <w:top w:val="none" w:sz="0" w:space="0" w:color="auto"/>
            <w:left w:val="none" w:sz="0" w:space="0" w:color="auto"/>
            <w:bottom w:val="none" w:sz="0" w:space="0" w:color="auto"/>
            <w:right w:val="none" w:sz="0" w:space="0" w:color="auto"/>
          </w:divBdr>
        </w:div>
        <w:div w:id="1626739134">
          <w:marLeft w:val="0"/>
          <w:marRight w:val="0"/>
          <w:marTop w:val="0"/>
          <w:marBottom w:val="0"/>
          <w:divBdr>
            <w:top w:val="none" w:sz="0" w:space="0" w:color="auto"/>
            <w:left w:val="none" w:sz="0" w:space="0" w:color="auto"/>
            <w:bottom w:val="none" w:sz="0" w:space="0" w:color="auto"/>
            <w:right w:val="none" w:sz="0" w:space="0" w:color="auto"/>
          </w:divBdr>
        </w:div>
        <w:div w:id="1652907920">
          <w:marLeft w:val="0"/>
          <w:marRight w:val="0"/>
          <w:marTop w:val="480"/>
          <w:marBottom w:val="480"/>
          <w:divBdr>
            <w:top w:val="none" w:sz="0" w:space="0" w:color="auto"/>
            <w:left w:val="single" w:sz="48" w:space="31" w:color="CCCCCC"/>
            <w:bottom w:val="none" w:sz="0" w:space="0" w:color="auto"/>
            <w:right w:val="none" w:sz="0" w:space="0" w:color="auto"/>
          </w:divBdr>
        </w:div>
        <w:div w:id="1764106530">
          <w:marLeft w:val="0"/>
          <w:marRight w:val="0"/>
          <w:marTop w:val="259"/>
          <w:marBottom w:val="259"/>
          <w:divBdr>
            <w:top w:val="none" w:sz="0" w:space="0" w:color="auto"/>
            <w:left w:val="none" w:sz="0" w:space="0" w:color="auto"/>
            <w:bottom w:val="none" w:sz="0" w:space="0" w:color="auto"/>
            <w:right w:val="none" w:sz="0" w:space="0" w:color="auto"/>
          </w:divBdr>
        </w:div>
        <w:div w:id="1907372410">
          <w:marLeft w:val="0"/>
          <w:marRight w:val="0"/>
          <w:marTop w:val="259"/>
          <w:marBottom w:val="259"/>
          <w:divBdr>
            <w:top w:val="none" w:sz="0" w:space="0" w:color="auto"/>
            <w:left w:val="none" w:sz="0" w:space="0" w:color="auto"/>
            <w:bottom w:val="none" w:sz="0" w:space="0" w:color="auto"/>
            <w:right w:val="none" w:sz="0" w:space="0" w:color="auto"/>
          </w:divBdr>
        </w:div>
        <w:div w:id="2132044253">
          <w:marLeft w:val="0"/>
          <w:marRight w:val="0"/>
          <w:marTop w:val="259"/>
          <w:marBottom w:val="259"/>
          <w:divBdr>
            <w:top w:val="none" w:sz="0" w:space="0" w:color="auto"/>
            <w:left w:val="none" w:sz="0" w:space="0" w:color="auto"/>
            <w:bottom w:val="none" w:sz="0" w:space="0" w:color="auto"/>
            <w:right w:val="none" w:sz="0" w:space="0" w:color="auto"/>
          </w:divBdr>
        </w:div>
      </w:divsChild>
    </w:div>
    <w:div w:id="1504279455">
      <w:marLeft w:val="640"/>
      <w:marRight w:val="0"/>
      <w:marTop w:val="0"/>
      <w:marBottom w:val="0"/>
      <w:divBdr>
        <w:top w:val="none" w:sz="0" w:space="0" w:color="auto"/>
        <w:left w:val="none" w:sz="0" w:space="0" w:color="auto"/>
        <w:bottom w:val="none" w:sz="0" w:space="0" w:color="auto"/>
        <w:right w:val="none" w:sz="0" w:space="0" w:color="auto"/>
      </w:divBdr>
    </w:div>
    <w:div w:id="1541896340">
      <w:bodyDiv w:val="1"/>
      <w:marLeft w:val="0"/>
      <w:marRight w:val="0"/>
      <w:marTop w:val="0"/>
      <w:marBottom w:val="0"/>
      <w:divBdr>
        <w:top w:val="none" w:sz="0" w:space="0" w:color="auto"/>
        <w:left w:val="none" w:sz="0" w:space="0" w:color="auto"/>
        <w:bottom w:val="none" w:sz="0" w:space="0" w:color="auto"/>
        <w:right w:val="none" w:sz="0" w:space="0" w:color="auto"/>
      </w:divBdr>
    </w:div>
    <w:div w:id="1545823522">
      <w:bodyDiv w:val="1"/>
      <w:marLeft w:val="0"/>
      <w:marRight w:val="0"/>
      <w:marTop w:val="0"/>
      <w:marBottom w:val="0"/>
      <w:divBdr>
        <w:top w:val="none" w:sz="0" w:space="0" w:color="auto"/>
        <w:left w:val="none" w:sz="0" w:space="0" w:color="auto"/>
        <w:bottom w:val="none" w:sz="0" w:space="0" w:color="auto"/>
        <w:right w:val="none" w:sz="0" w:space="0" w:color="auto"/>
      </w:divBdr>
    </w:div>
    <w:div w:id="1561937419">
      <w:bodyDiv w:val="1"/>
      <w:marLeft w:val="0"/>
      <w:marRight w:val="0"/>
      <w:marTop w:val="0"/>
      <w:marBottom w:val="0"/>
      <w:divBdr>
        <w:top w:val="none" w:sz="0" w:space="0" w:color="auto"/>
        <w:left w:val="none" w:sz="0" w:space="0" w:color="auto"/>
        <w:bottom w:val="none" w:sz="0" w:space="0" w:color="auto"/>
        <w:right w:val="none" w:sz="0" w:space="0" w:color="auto"/>
      </w:divBdr>
    </w:div>
    <w:div w:id="1590581016">
      <w:bodyDiv w:val="1"/>
      <w:marLeft w:val="0"/>
      <w:marRight w:val="0"/>
      <w:marTop w:val="0"/>
      <w:marBottom w:val="0"/>
      <w:divBdr>
        <w:top w:val="none" w:sz="0" w:space="0" w:color="auto"/>
        <w:left w:val="none" w:sz="0" w:space="0" w:color="auto"/>
        <w:bottom w:val="none" w:sz="0" w:space="0" w:color="auto"/>
        <w:right w:val="none" w:sz="0" w:space="0" w:color="auto"/>
      </w:divBdr>
    </w:div>
    <w:div w:id="1590697227">
      <w:bodyDiv w:val="1"/>
      <w:marLeft w:val="0"/>
      <w:marRight w:val="0"/>
      <w:marTop w:val="0"/>
      <w:marBottom w:val="0"/>
      <w:divBdr>
        <w:top w:val="none" w:sz="0" w:space="0" w:color="auto"/>
        <w:left w:val="none" w:sz="0" w:space="0" w:color="auto"/>
        <w:bottom w:val="none" w:sz="0" w:space="0" w:color="auto"/>
        <w:right w:val="none" w:sz="0" w:space="0" w:color="auto"/>
      </w:divBdr>
    </w:div>
    <w:div w:id="1594824842">
      <w:marLeft w:val="640"/>
      <w:marRight w:val="0"/>
      <w:marTop w:val="0"/>
      <w:marBottom w:val="0"/>
      <w:divBdr>
        <w:top w:val="none" w:sz="0" w:space="0" w:color="auto"/>
        <w:left w:val="none" w:sz="0" w:space="0" w:color="auto"/>
        <w:bottom w:val="none" w:sz="0" w:space="0" w:color="auto"/>
        <w:right w:val="none" w:sz="0" w:space="0" w:color="auto"/>
      </w:divBdr>
    </w:div>
    <w:div w:id="1612975116">
      <w:bodyDiv w:val="1"/>
      <w:marLeft w:val="0"/>
      <w:marRight w:val="0"/>
      <w:marTop w:val="0"/>
      <w:marBottom w:val="0"/>
      <w:divBdr>
        <w:top w:val="none" w:sz="0" w:space="0" w:color="auto"/>
        <w:left w:val="none" w:sz="0" w:space="0" w:color="auto"/>
        <w:bottom w:val="none" w:sz="0" w:space="0" w:color="auto"/>
        <w:right w:val="none" w:sz="0" w:space="0" w:color="auto"/>
      </w:divBdr>
    </w:div>
    <w:div w:id="1617903622">
      <w:bodyDiv w:val="1"/>
      <w:marLeft w:val="0"/>
      <w:marRight w:val="0"/>
      <w:marTop w:val="0"/>
      <w:marBottom w:val="0"/>
      <w:divBdr>
        <w:top w:val="none" w:sz="0" w:space="0" w:color="auto"/>
        <w:left w:val="none" w:sz="0" w:space="0" w:color="auto"/>
        <w:bottom w:val="none" w:sz="0" w:space="0" w:color="auto"/>
        <w:right w:val="none" w:sz="0" w:space="0" w:color="auto"/>
      </w:divBdr>
    </w:div>
    <w:div w:id="1660187497">
      <w:bodyDiv w:val="1"/>
      <w:marLeft w:val="0"/>
      <w:marRight w:val="0"/>
      <w:marTop w:val="0"/>
      <w:marBottom w:val="0"/>
      <w:divBdr>
        <w:top w:val="none" w:sz="0" w:space="0" w:color="auto"/>
        <w:left w:val="none" w:sz="0" w:space="0" w:color="auto"/>
        <w:bottom w:val="none" w:sz="0" w:space="0" w:color="auto"/>
        <w:right w:val="none" w:sz="0" w:space="0" w:color="auto"/>
      </w:divBdr>
    </w:div>
    <w:div w:id="1686636293">
      <w:bodyDiv w:val="1"/>
      <w:marLeft w:val="0"/>
      <w:marRight w:val="0"/>
      <w:marTop w:val="0"/>
      <w:marBottom w:val="0"/>
      <w:divBdr>
        <w:top w:val="none" w:sz="0" w:space="0" w:color="auto"/>
        <w:left w:val="none" w:sz="0" w:space="0" w:color="auto"/>
        <w:bottom w:val="none" w:sz="0" w:space="0" w:color="auto"/>
        <w:right w:val="none" w:sz="0" w:space="0" w:color="auto"/>
      </w:divBdr>
    </w:div>
    <w:div w:id="1689604530">
      <w:marLeft w:val="640"/>
      <w:marRight w:val="0"/>
      <w:marTop w:val="0"/>
      <w:marBottom w:val="0"/>
      <w:divBdr>
        <w:top w:val="none" w:sz="0" w:space="0" w:color="auto"/>
        <w:left w:val="none" w:sz="0" w:space="0" w:color="auto"/>
        <w:bottom w:val="none" w:sz="0" w:space="0" w:color="auto"/>
        <w:right w:val="none" w:sz="0" w:space="0" w:color="auto"/>
      </w:divBdr>
    </w:div>
    <w:div w:id="1697927670">
      <w:bodyDiv w:val="1"/>
      <w:marLeft w:val="0"/>
      <w:marRight w:val="0"/>
      <w:marTop w:val="0"/>
      <w:marBottom w:val="0"/>
      <w:divBdr>
        <w:top w:val="none" w:sz="0" w:space="0" w:color="auto"/>
        <w:left w:val="none" w:sz="0" w:space="0" w:color="auto"/>
        <w:bottom w:val="none" w:sz="0" w:space="0" w:color="auto"/>
        <w:right w:val="none" w:sz="0" w:space="0" w:color="auto"/>
      </w:divBdr>
    </w:div>
    <w:div w:id="1721975564">
      <w:bodyDiv w:val="1"/>
      <w:marLeft w:val="0"/>
      <w:marRight w:val="0"/>
      <w:marTop w:val="0"/>
      <w:marBottom w:val="0"/>
      <w:divBdr>
        <w:top w:val="none" w:sz="0" w:space="0" w:color="auto"/>
        <w:left w:val="none" w:sz="0" w:space="0" w:color="auto"/>
        <w:bottom w:val="none" w:sz="0" w:space="0" w:color="auto"/>
        <w:right w:val="none" w:sz="0" w:space="0" w:color="auto"/>
      </w:divBdr>
    </w:div>
    <w:div w:id="1773670626">
      <w:bodyDiv w:val="1"/>
      <w:marLeft w:val="0"/>
      <w:marRight w:val="0"/>
      <w:marTop w:val="0"/>
      <w:marBottom w:val="0"/>
      <w:divBdr>
        <w:top w:val="none" w:sz="0" w:space="0" w:color="auto"/>
        <w:left w:val="none" w:sz="0" w:space="0" w:color="auto"/>
        <w:bottom w:val="none" w:sz="0" w:space="0" w:color="auto"/>
        <w:right w:val="none" w:sz="0" w:space="0" w:color="auto"/>
      </w:divBdr>
    </w:div>
    <w:div w:id="1779980948">
      <w:bodyDiv w:val="1"/>
      <w:marLeft w:val="0"/>
      <w:marRight w:val="0"/>
      <w:marTop w:val="0"/>
      <w:marBottom w:val="0"/>
      <w:divBdr>
        <w:top w:val="none" w:sz="0" w:space="0" w:color="auto"/>
        <w:left w:val="none" w:sz="0" w:space="0" w:color="auto"/>
        <w:bottom w:val="none" w:sz="0" w:space="0" w:color="auto"/>
        <w:right w:val="none" w:sz="0" w:space="0" w:color="auto"/>
      </w:divBdr>
    </w:div>
    <w:div w:id="1814055784">
      <w:marLeft w:val="640"/>
      <w:marRight w:val="0"/>
      <w:marTop w:val="0"/>
      <w:marBottom w:val="0"/>
      <w:divBdr>
        <w:top w:val="none" w:sz="0" w:space="0" w:color="auto"/>
        <w:left w:val="none" w:sz="0" w:space="0" w:color="auto"/>
        <w:bottom w:val="none" w:sz="0" w:space="0" w:color="auto"/>
        <w:right w:val="none" w:sz="0" w:space="0" w:color="auto"/>
      </w:divBdr>
    </w:div>
    <w:div w:id="1827624491">
      <w:bodyDiv w:val="1"/>
      <w:marLeft w:val="0"/>
      <w:marRight w:val="0"/>
      <w:marTop w:val="0"/>
      <w:marBottom w:val="0"/>
      <w:divBdr>
        <w:top w:val="none" w:sz="0" w:space="0" w:color="auto"/>
        <w:left w:val="none" w:sz="0" w:space="0" w:color="auto"/>
        <w:bottom w:val="none" w:sz="0" w:space="0" w:color="auto"/>
        <w:right w:val="none" w:sz="0" w:space="0" w:color="auto"/>
      </w:divBdr>
      <w:divsChild>
        <w:div w:id="753865989">
          <w:marLeft w:val="0"/>
          <w:marRight w:val="0"/>
          <w:marTop w:val="0"/>
          <w:marBottom w:val="0"/>
          <w:divBdr>
            <w:top w:val="none" w:sz="0" w:space="0" w:color="auto"/>
            <w:left w:val="none" w:sz="0" w:space="0" w:color="auto"/>
            <w:bottom w:val="none" w:sz="0" w:space="0" w:color="auto"/>
            <w:right w:val="none" w:sz="0" w:space="0" w:color="auto"/>
          </w:divBdr>
          <w:divsChild>
            <w:div w:id="884369093">
              <w:marLeft w:val="0"/>
              <w:marRight w:val="0"/>
              <w:marTop w:val="0"/>
              <w:marBottom w:val="0"/>
              <w:divBdr>
                <w:top w:val="none" w:sz="0" w:space="0" w:color="auto"/>
                <w:left w:val="none" w:sz="0" w:space="0" w:color="auto"/>
                <w:bottom w:val="none" w:sz="0" w:space="0" w:color="auto"/>
                <w:right w:val="none" w:sz="0" w:space="0" w:color="auto"/>
              </w:divBdr>
              <w:divsChild>
                <w:div w:id="533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64261">
      <w:bodyDiv w:val="1"/>
      <w:marLeft w:val="0"/>
      <w:marRight w:val="0"/>
      <w:marTop w:val="0"/>
      <w:marBottom w:val="0"/>
      <w:divBdr>
        <w:top w:val="none" w:sz="0" w:space="0" w:color="auto"/>
        <w:left w:val="none" w:sz="0" w:space="0" w:color="auto"/>
        <w:bottom w:val="none" w:sz="0" w:space="0" w:color="auto"/>
        <w:right w:val="none" w:sz="0" w:space="0" w:color="auto"/>
      </w:divBdr>
    </w:div>
    <w:div w:id="1875583105">
      <w:bodyDiv w:val="1"/>
      <w:marLeft w:val="0"/>
      <w:marRight w:val="0"/>
      <w:marTop w:val="0"/>
      <w:marBottom w:val="0"/>
      <w:divBdr>
        <w:top w:val="none" w:sz="0" w:space="0" w:color="auto"/>
        <w:left w:val="none" w:sz="0" w:space="0" w:color="auto"/>
        <w:bottom w:val="none" w:sz="0" w:space="0" w:color="auto"/>
        <w:right w:val="none" w:sz="0" w:space="0" w:color="auto"/>
      </w:divBdr>
    </w:div>
    <w:div w:id="1903825823">
      <w:bodyDiv w:val="1"/>
      <w:marLeft w:val="0"/>
      <w:marRight w:val="0"/>
      <w:marTop w:val="0"/>
      <w:marBottom w:val="0"/>
      <w:divBdr>
        <w:top w:val="none" w:sz="0" w:space="0" w:color="auto"/>
        <w:left w:val="none" w:sz="0" w:space="0" w:color="auto"/>
        <w:bottom w:val="none" w:sz="0" w:space="0" w:color="auto"/>
        <w:right w:val="none" w:sz="0" w:space="0" w:color="auto"/>
      </w:divBdr>
    </w:div>
    <w:div w:id="1956131630">
      <w:bodyDiv w:val="1"/>
      <w:marLeft w:val="0"/>
      <w:marRight w:val="0"/>
      <w:marTop w:val="0"/>
      <w:marBottom w:val="0"/>
      <w:divBdr>
        <w:top w:val="none" w:sz="0" w:space="0" w:color="auto"/>
        <w:left w:val="none" w:sz="0" w:space="0" w:color="auto"/>
        <w:bottom w:val="none" w:sz="0" w:space="0" w:color="auto"/>
        <w:right w:val="none" w:sz="0" w:space="0" w:color="auto"/>
      </w:divBdr>
    </w:div>
    <w:div w:id="1973555244">
      <w:bodyDiv w:val="1"/>
      <w:marLeft w:val="0"/>
      <w:marRight w:val="0"/>
      <w:marTop w:val="0"/>
      <w:marBottom w:val="0"/>
      <w:divBdr>
        <w:top w:val="none" w:sz="0" w:space="0" w:color="auto"/>
        <w:left w:val="none" w:sz="0" w:space="0" w:color="auto"/>
        <w:bottom w:val="none" w:sz="0" w:space="0" w:color="auto"/>
        <w:right w:val="none" w:sz="0" w:space="0" w:color="auto"/>
      </w:divBdr>
    </w:div>
    <w:div w:id="2004889638">
      <w:bodyDiv w:val="1"/>
      <w:marLeft w:val="0"/>
      <w:marRight w:val="0"/>
      <w:marTop w:val="0"/>
      <w:marBottom w:val="0"/>
      <w:divBdr>
        <w:top w:val="none" w:sz="0" w:space="0" w:color="auto"/>
        <w:left w:val="none" w:sz="0" w:space="0" w:color="auto"/>
        <w:bottom w:val="none" w:sz="0" w:space="0" w:color="auto"/>
        <w:right w:val="none" w:sz="0" w:space="0" w:color="auto"/>
      </w:divBdr>
    </w:div>
    <w:div w:id="2069374173">
      <w:bodyDiv w:val="1"/>
      <w:marLeft w:val="0"/>
      <w:marRight w:val="0"/>
      <w:marTop w:val="0"/>
      <w:marBottom w:val="0"/>
      <w:divBdr>
        <w:top w:val="none" w:sz="0" w:space="0" w:color="auto"/>
        <w:left w:val="none" w:sz="0" w:space="0" w:color="auto"/>
        <w:bottom w:val="none" w:sz="0" w:space="0" w:color="auto"/>
        <w:right w:val="none" w:sz="0" w:space="0" w:color="auto"/>
      </w:divBdr>
    </w:div>
    <w:div w:id="2101679453">
      <w:bodyDiv w:val="1"/>
      <w:marLeft w:val="0"/>
      <w:marRight w:val="0"/>
      <w:marTop w:val="0"/>
      <w:marBottom w:val="0"/>
      <w:divBdr>
        <w:top w:val="none" w:sz="0" w:space="0" w:color="auto"/>
        <w:left w:val="none" w:sz="0" w:space="0" w:color="auto"/>
        <w:bottom w:val="none" w:sz="0" w:space="0" w:color="auto"/>
        <w:right w:val="none" w:sz="0" w:space="0" w:color="auto"/>
      </w:divBdr>
    </w:div>
    <w:div w:id="212692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odbms.org/2018/06/keras-the-python-deep-learning-librar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itpress.ublish.com/ebook/reinforcement-learning-an-introduction-2-preview/2351/viii"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www.tensorflow.org/guide/kera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V305\AppData\Roaming\Microsoft\Templates\Chapter%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CC1F3AF-F6D4-41BA-8E80-0EDCACDBBE0D}"/>
      </w:docPartPr>
      <w:docPartBody>
        <w:p w:rsidR="005503AB" w:rsidRDefault="005503AB">
          <w:r w:rsidRPr="00655CED">
            <w:rPr>
              <w:rStyle w:val="PlaceholderText"/>
            </w:rPr>
            <w:t>Click or tap here to enter text.</w:t>
          </w:r>
        </w:p>
      </w:docPartBody>
    </w:docPart>
    <w:docPart>
      <w:docPartPr>
        <w:name w:val="AC9C3F1860B843F5A6F3CD7A8C653CAE"/>
        <w:category>
          <w:name w:val="General"/>
          <w:gallery w:val="placeholder"/>
        </w:category>
        <w:types>
          <w:type w:val="bbPlcHdr"/>
        </w:types>
        <w:behaviors>
          <w:behavior w:val="content"/>
        </w:behaviors>
        <w:guid w:val="{FD9C549D-E4F4-4AE4-9156-84D3F9F767B6}"/>
      </w:docPartPr>
      <w:docPartBody>
        <w:p w:rsidR="00AA389C" w:rsidRDefault="00CC7DEC" w:rsidP="00CC7DEC">
          <w:pPr>
            <w:pStyle w:val="AC9C3F1860B843F5A6F3CD7A8C653CAE"/>
          </w:pPr>
          <w:r w:rsidRPr="00655CED">
            <w:rPr>
              <w:rStyle w:val="PlaceholderText"/>
            </w:rPr>
            <w:t>Click or tap here to enter text.</w:t>
          </w:r>
        </w:p>
      </w:docPartBody>
    </w:docPart>
    <w:docPart>
      <w:docPartPr>
        <w:name w:val="5445690C4C644CBEAF6DBC680A393601"/>
        <w:category>
          <w:name w:val="General"/>
          <w:gallery w:val="placeholder"/>
        </w:category>
        <w:types>
          <w:type w:val="bbPlcHdr"/>
        </w:types>
        <w:behaviors>
          <w:behavior w:val="content"/>
        </w:behaviors>
        <w:guid w:val="{AD990A9E-E0F0-4186-AB50-9193B5FFE165}"/>
      </w:docPartPr>
      <w:docPartBody>
        <w:p w:rsidR="00000000" w:rsidRDefault="00C02BD5" w:rsidP="00C02BD5">
          <w:pPr>
            <w:pStyle w:val="5445690C4C644CBEAF6DBC680A393601"/>
          </w:pPr>
          <w:r w:rsidRPr="00655CE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03AB"/>
    <w:rsid w:val="00115473"/>
    <w:rsid w:val="0013700D"/>
    <w:rsid w:val="002036A6"/>
    <w:rsid w:val="00225F81"/>
    <w:rsid w:val="002679EB"/>
    <w:rsid w:val="004431FB"/>
    <w:rsid w:val="00493B67"/>
    <w:rsid w:val="005503AB"/>
    <w:rsid w:val="00AA389C"/>
    <w:rsid w:val="00C02BD5"/>
    <w:rsid w:val="00C4757C"/>
    <w:rsid w:val="00C9748E"/>
    <w:rsid w:val="00CC7DEC"/>
    <w:rsid w:val="00D01476"/>
    <w:rsid w:val="00D462BD"/>
    <w:rsid w:val="00DD7300"/>
    <w:rsid w:val="00F04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BD5"/>
    <w:rPr>
      <w:color w:val="666666"/>
    </w:rPr>
  </w:style>
  <w:style w:type="paragraph" w:customStyle="1" w:styleId="AC9C3F1860B843F5A6F3CD7A8C653CAE">
    <w:name w:val="AC9C3F1860B843F5A6F3CD7A8C653CAE"/>
    <w:rsid w:val="00CC7DEC"/>
  </w:style>
  <w:style w:type="paragraph" w:customStyle="1" w:styleId="5445690C4C644CBEAF6DBC680A393601">
    <w:name w:val="5445690C4C644CBEAF6DBC680A393601"/>
    <w:rsid w:val="00C02B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64"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9F4E7F-1706-4327-8A49-FDE86F6E800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2903311698"/>
    <we:property name="MENDELEY_CITATIONS" value="[{&quot;citationID&quot;:&quot;MENDELEY_CITATION_f46237f2-0fd8-4d80-a7d6-5344f36afc7c&quot;,&quot;properties&quot;:{&quot;noteIndex&quot;:0},&quot;isEdited&quot;:false,&quot;manualOverride&quot;:{&quot;isManuallyOverridden&quot;:false,&quot;citeprocText&quot;:&quot;[1]&quot;,&quot;manualOverrideText&quot;:&quot;&quot;},&quot;citationItems&quot;:[{&quot;id&quot;:&quot;cd38df78-9d46-3f61-9195-1c8ade15a3db&quot;,&quot;itemData&quot;:{&quot;type&quot;:&quot;book&quot;,&quot;id&quot;:&quot;cd38df78-9d46-3f61-9195-1c8ade15a3db&quot;,&quot;title&quot;:&quot;Reinforcement learning: An introduction&quot;,&quot;author&quot;:[{&quot;family&quot;:&quot;Sutton&quot;,&quot;given&quot;:&quot;Richard S.&quot;,&quot;parse-names&quot;:false,&quot;dropping-particle&quot;:&quot;&quot;,&quot;non-dropping-particle&quot;:&quot;&quot;},{&quot;family&quot;:&quot;Barto&quot;,&quot;given&quot;:&quot;Andrew G.&quot;,&quot;parse-names&quot;:false,&quot;dropping-particle&quot;:&quot;&quot;,&quot;non-dropping-particle&quot;:&quot;&quot;}],&quot;accessed&quot;:{&quot;date-parts&quot;:[[2025,11,10]]},&quot;ISBN&quot;:&quot;9780262039246&quot;,&quot;URL&quot;:&quot;https://mitpress.ublish.com/ebook/reinforcement-learning-an-introduction-2-preview/2351/viii&quot;,&quot;issued&quot;:{&quot;date-parts&quot;:[[2018,11,13]]},&quot;publisher-place&quot;:&quot;Cambridge, MA&quot;,&quot;abstract&quot;:&quot;The significantly expanded and updated new edition of a widely used text on reinforcement learning, one of the most active research areas in artificial intelligence. Reinforcement learning, one of the most active research areas in artificial intelligence, is a computational approach to learning whereby an agent tries to maximize the total amount of reward it receives while interacting with a complex, uncertain environment. In Reinforcement Learning, Richard Sutton and Andrew Barto provide a clear and simple account of the field's key ideas and algorithms. This second edition has been significantly expanded and updated, presenting new topics and updating coverage of other topics. Like the first edition, this second edition focuses on core online learning algorithms, with the more mathematical material set off in shaded boxes. Part I covers as much of reinforcement learning as possible without going beyond the tabular case for which exact solutions can be found. Many algorithms presented in this part are new to the second edition, including UCB, Expected Sarsa, and Double Learning. Part II extends these ideas to function approximation, with new sections on such topics as artificial neural networks and the Fourier basis, and offers expanded treatment of off-policy learning and policy-gradient methods. Part III has new chapters on reinforcement learning's relationships to psychology and neuroscience, as well as an updated case-studies chapter including AlphaGo and AlphaGo Zero, Atari game playing, and IBM Watson's wagering strategy. The final chapter discusses the future societal impacts of reinforcement learning.&quot;,&quot;edition&quot;:&quot;second edition&quot;,&quot;publisher&quot;:&quot;The MIT Press&quot;,&quot;container-title-short&quot;:&quot;&quot;},&quot;isTemporary&quot;:false,&quot;suppress-author&quot;:false,&quot;composite&quot;:false,&quot;author-only&quot;:false}],&quot;citationTag&quot;:&quot;MENDELEY_CITATION_v3_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&quot;},{&quot;citationID&quot;:&quot;MENDELEY_CITATION_f0cb87f9-6500-4ff7-a47f-73e073bdf123&quot;,&quot;properties&quot;:{&quot;noteIndex&quot;:0},&quot;isEdited&quot;:false,&quot;manualOverride&quot;:{&quot;isManuallyOverridden&quot;:false,&quot;citeprocText&quot;:&quot;[2]&quot;,&quot;manualOverrideText&quot;:&quot;&quot;},&quot;citationItems&quot;:[{&quot;id&quot;:&quot;ef85f01d-2e7a-3527-bb58-f22b860b39d2&quot;,&quot;itemData&quot;:{&quot;type&quot;:&quot;article-journal&quot;,&quot;id&quot;:&quot;ef85f01d-2e7a-3527-bb58-f22b860b39d2&quot;,&quot;title&quot;:&quot;Ian Goodfellow, Yoshua Bengio, and Aaron Courville: Deep learning&quot;,&quot;author&quot;:[{&quot;family&quot;:&quot;Heaton&quot;,&quot;given&quot;:&quot;Jeff&quot;,&quot;parse-names&quot;:false,&quot;dropping-particle&quot;:&quot;&quot;,&quot;non-dropping-particle&quot;:&quot;&quot;}],&quot;container-title&quot;:&quot;Genetic Programming and Evolvable Machines&quot;,&quot;container-title-short&quot;:&quot;Genet Program Evolvable Mach&quot;,&quot;accessed&quot;:{&quot;date-parts&quot;:[[2025,11,10]]},&quot;DOI&quot;:&quot;10.1007/s10710-017-9314-z&quot;,&quot;ISSN&quot;:&quot;1389-2576&quot;,&quot;URL&quot;:&quot;http://link.springer.com/10.1007/s10710-017-9314-z&quot;,&quot;issued&quot;:{&quot;date-parts&quot;:[[2018,6,29]]},&quot;page&quot;:&quot;305-307&quot;,&quot;publisher&quot;:&quot;MIT Press&quot;,&quot;issue&quot;:&quot;1-2&quot;,&quot;volume&quot;:&quot;19&quot;},&quot;isTemporary&quot;:false,&quot;suppress-author&quot;:false,&quot;composite&quot;:false,&quot;author-only&quot;:false}],&quot;citationTag&quot;:&quot;MENDELEY_CITATION_v3_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&quot;},{&quot;citationID&quot;:&quot;MENDELEY_CITATION_e735020f-4fec-4444-be53-3dcc5a5c8cd1&quot;,&quot;properties&quot;:{&quot;noteIndex&quot;:0},&quot;isEdited&quot;:false,&quot;manualOverride&quot;:{&quot;isManuallyOverridden&quot;:false,&quot;citeprocText&quot;:&quot;[3]&quot;,&quot;manualOverrideText&quot;:&quot;&quot;},&quot;citationItems&quot;:[{&quot;id&quot;:&quot;a95d2c82-49ea-3b3e-a09c-fab930dc69de&quot;,&quot;itemData&quot;:{&quot;type&quot;:&quot;article-journal&quot;,&quot;id&quot;:&quot;a95d2c82-49ea-3b3e-a09c-fab930dc69de&quot;,&quot;title&quot;:&quot;Keras&quot;,&quot;author&quot;:[{&quot;family&quot;:&quot;Chollet&quot;,&quot;given&quot;:&quot;François&quot;,&quot;parse-names&quot;:false,&quot;dropping-particle&quot;:&quot;&quot;,&quot;non-dropping-particle&quot;:&quot;&quot;}],&quot;container-title&quot;:&quot;GitHub Repository&quot;,&quot;accessed&quot;:{&quot;date-parts&quot;:[[2025,11,10]]},&quot;URL&quot;:&quot;https://www.odbms.org/2018/06/keras-the-python-deep-learning-library/&quot;,&quot;issued&quot;:{&quot;date-parts&quot;:[[2015,6,13]]},&quot;container-title-short&quot;:&quot;&quot;},&quot;isTemporary&quot;:false,&quot;suppress-author&quot;:false,&quot;composite&quot;:false,&quot;author-only&quot;:false}],&quot;citationTag&quot;:&quot;MENDELEY_CITATION_v3_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&quot;},{&quot;citationID&quot;:&quot;MENDELEY_CITATION_2eb0db31-b947-4ecb-9e64-ecfe3710eb7e&quot;,&quot;properties&quot;:{&quot;noteIndex&quot;:0},&quot;isEdited&quot;:false,&quot;manualOverride&quot;:{&quot;isManuallyOverridden&quot;:false,&quot;citeprocText&quot;:&quot;[4]&quot;,&quot;manualOverrideText&quot;:&quot;&quot;},&quot;citationItems&quot;:[{&quot;id&quot;:&quot;54b39cdd-2fa1-3197-85a6-c28ea83df36c&quot;,&quot;itemData&quot;:{&quot;type&quot;:&quot;book&quot;,&quot;id&quot;:&quot;54b39cdd-2fa1-3197-85a6-c28ea83df36c&quot;,&quot;title&quot;:&quot;Keras: The high-level API for TensorFlow&quot;,&quot;author&quot;:[{&quot;family&quot;:&quot;Chollet&quot;,&quot;given&quot;:&quot;François&quot;,&quot;parse-names&quot;:false,&quot;dropping-particle&quot;:&quot;&quot;,&quot;non-dropping-particle&quot;:&quot;&quot;}],&quot;accessed&quot;:{&quot;date-parts&quot;:[[2025,11,10]]},&quot;URL&quot;:&quot;https://www.tensorflow.org/guide/keras&quot;,&quot;issued&quot;:{&quot;date-parts&quot;:[[2017]]},&quot;edition&quot;:&quot;Second&quot;,&quot;publisher&quot;:&quot;GitHub&quot;,&quot;container-title-short&quot;:&quot;&quot;},&quot;isTemporary&quot;:false,&quot;suppress-author&quot;:false,&quot;composite&quot;:false,&quot;author-only&quot;:false}],&quot;citationTag&quot;:&quot;MENDELEY_CITATION_v3_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&quot;},{&quot;citationID&quot;:&quot;MENDELEY_CITATION_58171cf5-5cd1-41f7-8030-7c5dee7d7b72&quot;,&quot;properties&quot;:{&quot;noteIndex&quot;:0},&quot;isEdited&quot;:false,&quot;manualOverride&quot;:{&quot;isManuallyOverridden&quot;:false,&quot;citeprocText&quot;:&quot;[2]&quot;,&quot;manualOverrideText&quot;:&quot;&quot;},&quot;citationItems&quot;:[{&quot;id&quot;:&quot;ef85f01d-2e7a-3527-bb58-f22b860b39d2&quot;,&quot;itemData&quot;:{&quot;type&quot;:&quot;article-journal&quot;,&quot;id&quot;:&quot;ef85f01d-2e7a-3527-bb58-f22b860b39d2&quot;,&quot;title&quot;:&quot;Ian Goodfellow, Yoshua Bengio, and Aaron Courville: Deep learning&quot;,&quot;author&quot;:[{&quot;family&quot;:&quot;Heaton&quot;,&quot;given&quot;:&quot;Jeff&quot;,&quot;parse-names&quot;:false,&quot;dropping-particle&quot;:&quot;&quot;,&quot;non-dropping-particle&quot;:&quot;&quot;}],&quot;container-title&quot;:&quot;Genetic Programming and Evolvable Machines&quot;,&quot;container-title-short&quot;:&quot;Genet Program Evolvable Mach&quot;,&quot;accessed&quot;:{&quot;date-parts&quot;:[[2025,11,10]]},&quot;DOI&quot;:&quot;10.1007/s10710-017-9314-z&quot;,&quot;ISSN&quot;:&quot;1389-2576&quot;,&quot;URL&quot;:&quot;http://link.springer.com/10.1007/s10710-017-9314-z&quot;,&quot;issued&quot;:{&quot;date-parts&quot;:[[2018,6,29]]},&quot;page&quot;:&quot;305-307&quot;,&quot;publisher&quot;:&quot;MIT Press&quot;,&quot;issue&quot;:&quot;1-2&quot;,&quot;volume&quot;:&quot;19&quot;},&quot;isTemporary&quot;:false,&quot;suppress-author&quot;:false,&quot;composite&quot;:false,&quot;author-only&quot;:false}],&quot;citationTag&quot;:&quot;MENDELEY_CITATION_v3_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&quot;},{&quot;citationID&quot;:&quot;MENDELEY_CITATION_7321a62d-6c25-4dd2-8936-a1bc4c6baf6f&quot;,&quot;properties&quot;:{&quot;noteIndex&quot;:0},&quot;isEdited&quot;:false,&quot;manualOverride&quot;:{&quot;isManuallyOverridden&quot;:false,&quot;citeprocText&quot;:&quot;[3]&quot;,&quot;manualOverrideText&quot;:&quot;&quot;},&quot;citationItems&quot;:[{&quot;id&quot;:&quot;a95d2c82-49ea-3b3e-a09c-fab930dc69de&quot;,&quot;itemData&quot;:{&quot;type&quot;:&quot;article-journal&quot;,&quot;id&quot;:&quot;a95d2c82-49ea-3b3e-a09c-fab930dc69de&quot;,&quot;title&quot;:&quot;Keras&quot;,&quot;author&quot;:[{&quot;family&quot;:&quot;Chollet&quot;,&quot;given&quot;:&quot;François&quot;,&quot;parse-names&quot;:false,&quot;dropping-particle&quot;:&quot;&quot;,&quot;non-dropping-particle&quot;:&quot;&quot;}],&quot;container-title&quot;:&quot;GitHub Repository&quot;,&quot;accessed&quot;:{&quot;date-parts&quot;:[[2025,11,10]]},&quot;URL&quot;:&quot;https://www.odbms.org/2018/06/keras-the-python-deep-learning-library/&quot;,&quot;issued&quot;:{&quot;date-parts&quot;:[[2015,6,13]]},&quot;container-title-short&quot;:&quot;&quot;},&quot;isTemporary&quot;:false,&quot;suppress-author&quot;:false,&quot;composite&quot;:false,&quot;author-only&quot;:false}],&quot;citationTag&quot;:&quot;MENDELEY_CITATION_v3_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&quot;},{&quot;citationID&quot;:&quot;MENDELEY_CITATION_fb29d969-51ca-4a4c-b7e7-19c6b741a8d0&quot;,&quot;properties&quot;:{&quot;noteIndex&quot;:0},&quot;isEdited&quot;:false,&quot;manualOverride&quot;:{&quot;isManuallyOverridden&quot;:false,&quot;citeprocText&quot;:&quot;[5]&quot;,&quot;manualOverrideText&quot;:&quot;&quot;},&quot;citationItems&quot;:[{&quot;id&quot;:&quot;51ad25ad-3e43-3096-b328-a274ec48ff67&quot;,&quot;itemData&quot;:{&quot;type&quot;:&quot;article-journal&quot;,&quot;id&quot;:&quot;51ad25ad-3e43-3096-b328-a274ec48ff67&quot;,&quot;title&quot;:&quot;MapReduce&quot;,&quot;author&quot;:[{&quot;family&quot;:&quot;Dean&quot;,&quot;given&quot;:&quot;Jeffrey&quot;,&quot;parse-names&quot;:false,&quot;dropping-particle&quot;:&quot;&quot;,&quot;non-dropping-particle&quot;:&quot;&quot;},{&quot;family&quot;:&quot;Ghemawat&quot;,&quot;given&quot;:&quot;Sanjay&quot;,&quot;parse-names&quot;:false,&quot;dropping-particle&quot;:&quot;&quot;,&quot;non-dropping-particle&quot;:&quot;&quot;}],&quot;container-title&quot;:&quot;Communications of the ACM&quot;,&quot;container-title-short&quot;:&quot;Commun ACM&quot;,&quot;accessed&quot;:{&quot;date-parts&quot;:[[2025,11,10]]},&quot;DOI&quot;:&quot;10.1145/1327452.1327492&quot;,&quot;ISSN&quot;:&quot;0001-0782&quot;,&quot;URL&quot;:&quot;https://dl.acm.org/doi/10.1145/1327452.1327492&quot;,&quot;issued&quot;:{&quot;date-parts&quot;:[[2008,1]]},&quot;page&quot;:&quot;107-113&quot;,&quot;abstract&quot;:&quot;&lt;p&gt; MapReduce is a programming model and an associated implementation for processing and generating large datasets that is amenable to a broad variety of real-world tasks. Users specify the computation in terms of a &lt;italic&gt;map&lt;/italic&gt; and a &lt;italic&gt;reduce&lt;/italic&gt; function, and the underlying runtime system automatically parallelizes the computation across large-scale clusters of machines, handles machine failures, and schedules inter-machine communication to make efficient use of the network and disks. Programmers find the system easy to use: more than ten thousand distinct MapReduce programs have been implemented internally at Google over the past four years, and an average of one hundred thousand MapReduce jobs are executed on Google's clusters every day, processing a total of more than twenty petabytes of data per day. &lt;/p&gt;&quot;,&quot;issue&quot;:&quot;1&quot;,&quot;volume&quot;:&quot;51&quot;},&quot;isTemporary&quot;:false,&quot;suppress-author&quot;:false,&quot;composite&quot;:false,&quot;author-only&quot;:false}],&quot;citationTag&quot;:&quot;MENDELEY_CITATION_v3_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&quot;},{&quot;citationID&quot;:&quot;MENDELEY_CITATION_7169103a-fa5f-45c4-8560-54b56b5916d7&quot;,&quot;properties&quot;:{&quot;noteIndex&quot;:0},&quot;isEdited&quot;:false,&quot;manualOverride&quot;:{&quot;isManuallyOverridden&quot;:false,&quot;citeprocText&quot;:&quot;[6]&quot;,&quot;manualOverrideText&quot;:&quot;&quot;},&quot;citationItems&quot;:[{&quot;id&quot;:&quot;5881394e-ca0f-3752-a286-6694b3871109&quot;,&quot;itemData&quot;:{&quot;type&quot;:&quot;article-journal&quot;,&quot;id&quot;:&quot;5881394e-ca0f-3752-a286-6694b3871109&quot;,&quot;title&quot;:&quot;A Survey of Monte Carlo Tree Search Methods&quot;,&quot;author&quot;:[{&quot;family&quot;:&quot;Browne&quot;,&quot;given&quot;:&quot;Cameron B.&quot;,&quot;parse-names&quot;:false,&quot;dropping-particle&quot;:&quot;&quot;,&quot;non-dropping-particle&quot;:&quot;&quot;},{&quot;family&quot;:&quot;Powley&quot;,&quot;given&quot;:&quot;Edward&quot;,&quot;parse-names&quot;:false,&quot;dropping-particle&quot;:&quot;&quot;,&quot;non-dropping-particle&quot;:&quot;&quot;},{&quot;family&quot;:&quot;Whitehouse&quot;,&quot;given&quot;:&quot;Daniel&quot;,&quot;parse-names&quot;:false,&quot;dropping-particle&quot;:&quot;&quot;,&quot;non-dropping-particle&quot;:&quot;&quot;},{&quot;family&quot;:&quot;Lucas&quot;,&quot;given&quot;:&quot;Simon M.&quot;,&quot;parse-names&quot;:false,&quot;dropping-particle&quot;:&quot;&quot;,&quot;non-dropping-particle&quot;:&quot;&quot;},{&quot;family&quot;:&quot;Cowling&quot;,&quot;given&quot;:&quot;Peter I.&quot;,&quot;parse-names&quot;:false,&quot;dropping-particle&quot;:&quot;&quot;,&quot;non-dropping-particle&quot;:&quot;&quot;},{&quot;family&quot;:&quot;Rohlfshagen&quot;,&quot;given&quot;:&quot;Philipp&quot;,&quot;parse-names&quot;:false,&quot;dropping-particle&quot;:&quot;&quot;,&quot;non-dropping-particle&quot;:&quot;&quot;},{&quot;family&quot;:&quot;Tavener&quot;,&quot;given&quot;:&quot;Stephen&quot;,&quot;parse-names&quot;:false,&quot;dropping-particle&quot;:&quot;&quot;,&quot;non-dropping-particle&quot;:&quot;&quot;},{&quot;family&quot;:&quot;Perez&quot;,&quot;given&quot;:&quot;Diego&quot;,&quot;parse-names&quot;:false,&quot;dropping-particle&quot;:&quot;&quot;,&quot;non-dropping-particle&quot;:&quot;&quot;},{&quot;family&quot;:&quot;Samothrakis&quot;,&quot;given&quot;:&quot;Spyridon&quot;,&quot;parse-names&quot;:false,&quot;dropping-particle&quot;:&quot;&quot;,&quot;non-dropping-particle&quot;:&quot;&quot;},{&quot;family&quot;:&quot;Colton&quot;,&quot;given&quot;:&quot;Simon&quot;,&quot;parse-names&quot;:false,&quot;dropping-particle&quot;:&quot;&quot;,&quot;non-dropping-particle&quot;:&quot;&quot;}],&quot;container-title&quot;:&quot;IEEE Transactions on Computational Intelligence and AI in Games&quot;,&quot;container-title-short&quot;:&quot;IEEE Trans Comput Intell AI Games&quot;,&quot;DOI&quot;:&quot;10.1109/TCIAIG.2012.2186810&quot;,&quot;ISSN&quot;:&quot;1943-068X&quot;,&quot;URL&quot;:&quot;http://ieeexplore.ieee.org/document/6145622/&quot;,&quot;issued&quot;:{&quot;date-parts&quot;:[[2012,3]]},&quot;page&quot;:&quot;1-43&quot;,&quot;issue&quot;:&quot;1&quot;,&quot;volume&quot;:&quot;4&quot;},&quot;isTemporary&quot;:false,&quot;suppress-author&quot;:false,&quot;composite&quot;:false,&quot;author-only&quot;:false}],&quot;citationTag&quot;:&quot;MENDELEY_CITATION_v3_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&quot;},{&quot;citationID&quot;:&quot;MENDELEY_CITATION_fe12fe8c-c942-4a64-a5ce-ffa3020ecf80&quot;,&quot;properties&quot;:{&quot;noteIndex&quot;:0},&quot;isEdited&quot;:false,&quot;manualOverride&quot;:{&quot;isManuallyOverridden&quot;:false,&quot;citeprocText&quot;:&quot;[7]&quot;,&quot;manualOverrideText&quot;:&quot;&quot;},&quot;citationItems&quot;:[{&quot;id&quot;:&quot;63bc5611-2aac-359e-a710-08772d851dec&quot;,&quot;itemData&quot;:{&quot;type&quot;:&quot;article-journal&quot;,&quot;id&quot;:&quot;63bc5611-2aac-359e-a710-08772d851dec&quot;,&quot;title&quot;:&quot;Bagging predictors&quot;,&quot;author&quot;:[{&quot;family&quot;:&quot;Breiman&quot;,&quot;given&quot;:&quot;Leo&quot;,&quot;parse-names&quot;:false,&quot;dropping-particle&quot;:&quot;&quot;,&quot;non-dropping-particle&quot;:&quot;&quot;}],&quot;container-title&quot;:&quot;Machine Learning&quot;,&quot;container-title-short&quot;:&quot;Mach Learn&quot;,&quot;accessed&quot;:{&quot;date-parts&quot;:[[2025,11,10]]},&quot;DOI&quot;:&quot;10.1007/BF00058655&quot;,&quot;ISSN&quot;:&quot;0885-6125&quot;,&quot;URL&quot;:&quot;http://link.springer.com/10.1007/BF00058655&quot;,&quot;issued&quot;:{&quot;date-parts&quot;:[[1996,8]]},&quot;page&quot;:&quot;123-140&quot;,&quot;abstract&quot;:&quot;Bagging predictors is a method for generating multiple versions of a predictor and using these to get an aggregated predictor. The aggregation averages over the versions when predicting a numerical outcome and does a plurality vote when predicting a class. The multiple versions are formed by making bootstrap replicates of the learning set and using these as new learning sets. Tests on real and simulated data sets using classification and regression trees and subset selection in linear regression show that bagging can give substantial gains in accuracy. The vital element is the instability of the prediction method. If perturbing the learning set can cause significant changes in the predictor constructed, then bagging can improve accuracy.&quot;,&quot;issue&quot;:&quot;2&quot;,&quot;volume&quot;:&quot;24&quot;},&quot;isTemporary&quot;:false,&quot;suppress-author&quot;:false,&quot;composite&quot;:false,&quot;author-only&quot;:false}],&quot;citationTag&quot;:&quot;MENDELEY_CITATION_v3_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&quot;},{&quot;citationID&quot;:&quot;MENDELEY_CITATION_92cb3f46-9cea-4d1b-b393-a063e53266fd&quot;,&quot;properties&quot;:{&quot;noteIndex&quot;:0},&quot;isEdited&quot;:false,&quot;manualOverride&quot;:{&quot;isManuallyOverridden&quot;:false,&quot;citeprocText&quot;:&quot;[8]&quot;,&quot;manualOverrideText&quot;:&quot;&quot;},&quot;citationItems&quot;:[{&quot;id&quot;:&quot;f76b20d2-8039-3352-87ab-fd6938bf06a9&quot;,&quot;itemData&quot;:{&quot;type&quot;:&quot;paper-conference&quot;,&quot;id&quot;:&quot;f76b20d2-8039-3352-87ab-fd6938bf06a9&quot;,&quot;title&quot;:&quot;Quantization and Training of Neural Networks for Efficient Integer-Arithmetic-Only Inference&quot;,&quot;author&quot;:[{&quot;family&quot;:&quot;Jacob&quot;,&quot;given&quot;:&quot;Benoit&quot;,&quot;parse-names&quot;:false,&quot;dropping-particle&quot;:&quot;&quot;,&quot;non-dropping-particle&quot;:&quot;&quot;},{&quot;family&quot;:&quot;Kligys&quot;,&quot;given&quot;:&quot;Skirmantas&quot;,&quot;parse-names&quot;:false,&quot;dropping-particle&quot;:&quot;&quot;,&quot;non-dropping-particle&quot;:&quot;&quot;},{&quot;family&quot;:&quot;Chen&quot;,&quot;given&quot;:&quot;Bo&quot;,&quot;parse-names&quot;:false,&quot;dropping-particle&quot;:&quot;&quot;,&quot;non-dropping-particle&quot;:&quot;&quot;},{&quot;family&quot;:&quot;Zhu&quot;,&quot;given&quot;:&quot;Menglong&quot;,&quot;parse-names&quot;:false,&quot;dropping-particle&quot;:&quot;&quot;,&quot;non-dropping-particle&quot;:&quot;&quot;},{&quot;family&quot;:&quot;Tang&quot;,&quot;given&quot;:&quot;Matthew&quot;,&quot;parse-names&quot;:false,&quot;dropping-particle&quot;:&quot;&quot;,&quot;non-dropping-particle&quot;:&quot;&quot;},{&quot;family&quot;:&quot;Howard&quot;,&quot;given&quot;:&quot;Andrew&quot;,&quot;parse-names&quot;:false,&quot;dropping-particle&quot;:&quot;&quot;,&quot;non-dropping-particle&quot;:&quot;&quot;},{&quot;family&quot;:&quot;Adam&quot;,&quot;given&quot;:&quot;Hartwig&quot;,&quot;parse-names&quot;:false,&quot;dropping-particle&quot;:&quot;&quot;,&quot;non-dropping-particle&quot;:&quot;&quot;},{&quot;family&quot;:&quot;Kalenichenko&quot;,&quot;given&quot;:&quot;Dmitry&quot;,&quot;parse-names&quot;:false,&quot;dropping-particle&quot;:&quot;&quot;,&quot;non-dropping-particle&quot;:&quot;&quot;}],&quot;container-title&quot;:&quot;2018 IEEE/CVF Conference on Computer Vision and Pattern Recognition&quot;,&quot;DOI&quot;:&quot;10.1109/CVPR.2018.00286&quot;,&quot;ISBN&quot;:&quot;978-1-5386-6420-9&quot;,&quot;URL&quot;:&quot;https://ieeexplore.ieee.org/document/8578384/&quot;,&quot;issued&quot;:{&quot;date-parts&quot;:[[2018,6,15]]},&quot;page&quot;:&quot;2704-2713&quot;,&quot;abstract&quot;:&quot;The rising popularity of intelligent mobile devices and the daunting computational cost of deep learning-based models call for efficient and accurate on-device inference schemes. We propose a quantization scheme that allows inference to be carried out using integer-only arithmetic, which can be implemented more efficiently than floating point inference on commonly available integer-only hardware. We also co-design a training procedure to preserve end-to-end model accuracy post quantization. As a result, the proposed quantization scheme improves the tradeoff between accuracy and on-device latency. The improvements are significant even on MobileNets, a model family known for run-time efficiency, and are demonstrated in ImageNet classification and COCO detection on popular CPUs.&quot;,&quot;publisher&quot;:&quot;IEEE&quot;,&quot;container-title-short&quot;:&quot;&quot;},&quot;isTemporary&quot;:false,&quot;suppress-author&quot;:false,&quot;composite&quot;:false,&quot;author-only&quot;:false}],&quot;citationTag&quot;:&quot;MENDELEY_CITATION_v3_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&quot;}]"/>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F1E418B02FC74BAFB00F06785E7191" ma:contentTypeVersion="11" ma:contentTypeDescription="Create a new document." ma:contentTypeScope="" ma:versionID="98373fc3801652c2607b146b33774d44">
  <xsd:schema xmlns:xsd="http://www.w3.org/2001/XMLSchema" xmlns:xs="http://www.w3.org/2001/XMLSchema" xmlns:p="http://schemas.microsoft.com/office/2006/metadata/properties" xmlns:ns2="5cac1967-dd4a-4e16-9d32-af0b3f9f0fa5" xmlns:ns3="8428d14a-6ee5-4069-bed7-faac44f3981b" targetNamespace="http://schemas.microsoft.com/office/2006/metadata/properties" ma:root="true" ma:fieldsID="ab7c8a8c3ffc30017bfeda336b6a36b2" ns2:_="" ns3:_="">
    <xsd:import namespace="5cac1967-dd4a-4e16-9d32-af0b3f9f0fa5"/>
    <xsd:import namespace="8428d14a-6ee5-4069-bed7-faac44f3981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ac1967-dd4a-4e16-9d32-af0b3f9f0fa5"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b76470-d72d-46cf-b055-48283b544c5e"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428d14a-6ee5-4069-bed7-faac44f3981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9af9ed7-be5f-4e74-9a12-86f30f8d27c5}" ma:internalName="TaxCatchAll" ma:showField="CatchAllData" ma:web="8428d14a-6ee5-4069-bed7-faac44f398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Dea08</b:Tag>
    <b:SourceType>ArticleInAPeriodical</b:SourceType>
    <b:Guid>{E09A05F4-1AC3-48C8-BA00-A3A55C58E0F1}</b:Guid>
    <b:Title>MapReduce: Simplified Data Processing on Large Clusters.</b:Title>
    <b:PeriodicalTitle>Communications of the ACM</b:PeriodicalTitle>
    <b:Year>2008</b:Year>
    <b:Pages>107–113</b:Pages>
    <b:Author>
      <b:Author>
        <b:NameList>
          <b:Person>
            <b:Last>Dean</b:Last>
            <b:First>J.</b:First>
          </b:Person>
          <b:Person>
            <b:Last>Ghemawat</b:Last>
            <b:First>S.</b:First>
          </b:Person>
        </b:NameList>
      </b:Author>
    </b:Author>
    <b:Volume>51</b:Volume>
    <b:Issue>1</b:Issue>
    <b:RefOrder>7</b:RefOrder>
  </b:Source>
  <b:Source>
    <b:Tag>Jac16</b:Tag>
    <b:SourceType>Book</b:SourceType>
    <b:Guid>{AA736908-227F-4E57-AEE2-95D221F060BA}</b:Guid>
    <b:Title>Quantization and Training of Neural Networks for Efficient Integer-Arithmetic-Only Inference.</b:Title>
    <b:PeriodicalTitle>w, I., et al. (2016). Deep Learning. MIT Press.</b:PeriodicalTitle>
    <b:Year>2016</b:Year>
    <b:Author>
      <b:Author>
        <b:NameList>
          <b:Person>
            <b:Last>Jacob</b:Last>
            <b:First>B.</b:First>
          </b:Person>
          <b:Person>
            <b:Last>al.</b:Last>
            <b:First>et</b:First>
          </b:Person>
        </b:NameList>
      </b:Author>
    </b:Author>
    <b:Publisher>MIT Pres</b:Publisher>
    <b:RefOrder>10</b:RefOrder>
  </b:Source>
  <b:Source xmlns:b="http://schemas.openxmlformats.org/officeDocument/2006/bibliography">
    <b:Year>2018</b:Year>
    <b:BIBTEX_Entry>book</b:BIBTEX_Entry>
    <b:SourceType>Book</b:SourceType>
    <b:Title>Reinforcement learning: An introduction</b:Title>
    <b:Tag>Sutton2018</b:Tag>
    <b:Publisher>MIT Press</b:Publisher>
    <b:Author>
      <b:Author>
        <b:NameList>
          <b:Person>
            <b:Last>Sutton</b:Last>
            <b:Middle>S.</b:Middle>
            <b:First>R.</b:First>
          </b:Person>
          <b:Person>
            <b:Last>Barto</b:Last>
            <b:Middle>G.</b:Middle>
            <b:First>A.</b:First>
          </b:Person>
        </b:NameList>
      </b:Author>
    </b:Author>
    <b:RefOrder>1</b:RefOrder>
  </b:Source>
  <b:Source xmlns:b="http://schemas.openxmlformats.org/officeDocument/2006/bibliography">
    <b:BIBTEX_Entry>book</b:BIBTEX_Entry>
    <b:SourceType>Book</b:SourceType>
    <b:Title>Deep learning</b:Title>
    <b:Publisher>MIT Press</b:Publisher>
    <b:Tag>Goodfellow</b:Tag>
    <b:Author>
      <b:Author>
        <b:NameList>
          <b:Person>
            <b:Last>Goodfellow</b:Last>
            <b:First>I.</b:First>
          </b:Person>
          <b:Person>
            <b:Last>Bengio</b:Last>
            <b:First>Y.</b:First>
          </b:Person>
          <b:Person>
            <b:Last>Courville</b:Last>
            <b:First>A.</b:First>
          </b:Person>
        </b:NameList>
      </b:Author>
    </b:Author>
    <b:Guid>{CAD277D2-BD08-4A74-BADD-451582CF6561}</b:Guid>
    <b:Year>2016</b:Year>
    <b:RefOrder>2</b:RefOrder>
  </b:Source>
  <b:Source xmlns:b="http://schemas.openxmlformats.org/officeDocument/2006/bibliography">
    <b:Volume>4</b:Volume>
    <b:BIBTEX_Entry>article</b:BIBTEX_Entry>
    <b:SourceType>JournalArticle</b:SourceType>
    <b:Title>A survey of Monte Carlo tree search methods</b:Title>
    <b:Tag>Browne</b:Tag>
    <b:Author>
      <b:Author>
        <b:NameList>
          <b:Person>
            <b:Last>Browne</b:Last>
            <b:Middle>B.</b:Middle>
            <b:First>C.</b:First>
          </b:Person>
          <b:Person>
            <b:Last>Powley</b:Last>
            <b:First>E.</b:First>
          </b:Person>
          <b:Person>
            <b:Last>Whitehouse</b:Last>
            <b:First>D.</b:First>
          </b:Person>
          <b:Person>
            <b:Last>Lucas</b:Last>
            <b:Middle>M.</b:Middle>
            <b:First>S.</b:First>
          </b:Person>
          <b:Person>
            <b:Last>Cowling</b:Last>
            <b:Middle>I.</b:Middle>
            <b:First>P.</b:First>
          </b:Person>
          <b:Person>
            <b:Last>Rohlfshagen</b:Last>
            <b:First>P.</b:First>
          </b:Person>
          <b:Person>
            <b:Last>Colton</b:Last>
            <b:First>S.</b:First>
          </b:Person>
        </b:NameList>
      </b:Author>
    </b:Author>
    <b:Pages>1, 43</b:Pages>
    <b:JournalName>IEEE Transactions on Computational Intelligence and AI in Games</b:JournalName>
    <b:Number>1</b:Number>
    <b:Guid>{5720A3C2-5E38-4A33-9FAE-151CBD2BA160}</b:Guid>
    <b:Year>2020</b:Year>
    <b:StandardNumber>arXiv:2005.14165</b:StandardNumber>
    <b:Comments>arXiv preprint arXiv:2005.14165</b:Comments>
    <b:Issue>1</b:Issue>
    <b:RefOrder>8</b:RefOrder>
  </b:Source>
  <b:Source>
    <b:Tag>Ker25</b:Tag>
    <b:SourceType>DocumentFromInternetSite</b:SourceType>
    <b:Guid>{DF9FF59F-04EC-4F0F-A1D2-70723363402E}</b:Guid>
    <b:Title>Keras: The Python Deep Learning Library</b:Title>
    <b:Author>
      <b:Author>
        <b:Corporate>Keras Official Documentation</b:Corporate>
      </b:Author>
    </b:Author>
    <b:YearAccessed>2025</b:YearAccessed>
    <b:MonthAccessed>January</b:MonthAccessed>
    <b:DayAccessed>04</b:DayAccessed>
    <b:URL>https://keras.io</b:URL>
    <b:InternetSiteTitle> Keras Documentation</b:InternetSiteTitle>
    <b:RefOrder>3</b:RefOrder>
  </b:Source>
  <b:Source>
    <b:Tag>Ten25</b:Tag>
    <b:SourceType>DocumentFromInternetSite</b:SourceType>
    <b:Guid>{C07EC442-71CF-4B8F-8021-642042622136}</b:Guid>
    <b:Author>
      <b:Author>
        <b:Corporate>TensorFlow Official Documentation on Keras</b:Corporate>
      </b:Author>
    </b:Author>
    <b:Title>Keras API Overview   </b:Title>
    <b:YearAccessed>2025</b:YearAccessed>
    <b:MonthAccessed>January</b:MonthAccessed>
    <b:DayAccessed>04</b:DayAccessed>
    <b:URL>https://www.tensorflow.org/guide/keras</b:URL>
    <b:InternetSiteTitle>TensorFlow Documentation</b:InternetSiteTitle>
    <b:RefOrder>4</b:RefOrder>
  </b:Source>
  <b:Source>
    <b:Tag>Cho15</b:Tag>
    <b:SourceType>ArticleInAPeriodical</b:SourceType>
    <b:Guid>{8135E822-DDA1-45AF-A98F-0773CDBB2239}</b:Guid>
    <b:Title>Keras</b:Title>
    <b:Year>2015</b:Year>
    <b:URL>https://github.com/fchollet/keras</b:URL>
    <b:PeriodicalTitle>GitHub Repository</b:PeriodicalTitle>
    <b:Author>
      <b:Author>
        <b:NameList>
          <b:Person>
            <b:Last>Chollet</b:Last>
            <b:First>F.</b:First>
          </b:Person>
        </b:NameList>
      </b:Author>
    </b:Author>
    <b:RefOrder>6</b:RefOrder>
  </b:Source>
  <b:Source>
    <b:Tag>Goo16</b:Tag>
    <b:SourceType>Book</b:SourceType>
    <b:Guid>{97470997-B421-4CF9-BBF2-CDF7BEAC2AF7}</b:Guid>
    <b:Title>Deep Learning</b:Title>
    <b:Year>2016</b:Year>
    <b:Author>
      <b:Author>
        <b:NameList>
          <b:Person>
            <b:Last>Goodfellow</b:Last>
            <b:First>I.</b:First>
          </b:Person>
          <b:Person>
            <b:Last>Bengio</b:Last>
            <b:First>Y.</b:First>
          </b:Person>
          <b:Person>
            <b:Last>Courville</b:Last>
            <b:First>A.</b:First>
          </b:Person>
        </b:NameList>
      </b:Author>
    </b:Author>
    <b:Publisher>MIT Press</b:Publisher>
    <b:RefOrder>5</b:RefOrder>
  </b:Source>
  <b:Source>
    <b:Tag>Pre96</b:Tag>
    <b:SourceType>ArticleInAPeriodical</b:SourceType>
    <b:Guid>{60A6D0EC-FF3C-4FF4-8FFA-F9073B7500CF}</b:Guid>
    <b:Author>
      <b:Author>
        <b:NameList>
          <b:Person>
            <b:Last>Breiman</b:Last>
            <b:First>L.</b:First>
          </b:Person>
        </b:NameList>
      </b:Author>
    </b:Author>
    <b:Title>Bagging Predictors</b:Title>
    <b:PeriodicalTitle>Machine Learning</b:PeriodicalTitle>
    <b:Year>1996</b:Year>
    <b:Pages>123–140</b:Pages>
    <b:Volume>24</b:Volume>
    <b:Issue>2</b:Issue>
    <b:RefOrder>9</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428d14a-6ee5-4069-bed7-faac44f3981b" xsi:nil="true"/>
    <lcf76f155ced4ddcb4097134ff3c332f xmlns="5cac1967-dd4a-4e16-9d32-af0b3f9f0fa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60F3096-0801-4E5B-8EF3-14D693900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ac1967-dd4a-4e16-9d32-af0b3f9f0fa5"/>
    <ds:schemaRef ds:uri="8428d14a-6ee5-4069-bed7-faac44f398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81F4C2-B009-43DF-9940-8526D72B18FB}">
  <ds:schemaRefs>
    <ds:schemaRef ds:uri="http://schemas.openxmlformats.org/officeDocument/2006/bibliography"/>
  </ds:schemaRefs>
</ds:datastoreItem>
</file>

<file path=customXml/itemProps3.xml><?xml version="1.0" encoding="utf-8"?>
<ds:datastoreItem xmlns:ds="http://schemas.openxmlformats.org/officeDocument/2006/customXml" ds:itemID="{9457AAC7-9E87-4555-93D5-AE50678CCF82}">
  <ds:schemaRefs>
    <ds:schemaRef ds:uri="http://schemas.microsoft.com/sharepoint/v3/contenttype/forms"/>
  </ds:schemaRefs>
</ds:datastoreItem>
</file>

<file path=customXml/itemProps4.xml><?xml version="1.0" encoding="utf-8"?>
<ds:datastoreItem xmlns:ds="http://schemas.openxmlformats.org/officeDocument/2006/customXml" ds:itemID="{E870011E-0B13-4DB0-A1F0-6B8F864CF772}">
  <ds:schemaRefs>
    <ds:schemaRef ds:uri="http://schemas.microsoft.com/office/2006/metadata/properties"/>
    <ds:schemaRef ds:uri="http://schemas.microsoft.com/office/infopath/2007/PartnerControls"/>
    <ds:schemaRef ds:uri="8428d14a-6ee5-4069-bed7-faac44f3981b"/>
    <ds:schemaRef ds:uri="5cac1967-dd4a-4e16-9d32-af0b3f9f0fa5"/>
  </ds:schemaRefs>
</ds:datastoreItem>
</file>

<file path=docProps/app.xml><?xml version="1.0" encoding="utf-8"?>
<Properties xmlns="http://schemas.openxmlformats.org/officeDocument/2006/extended-properties" xmlns:vt="http://schemas.openxmlformats.org/officeDocument/2006/docPropsVTypes">
  <Template>Chapter Template.dotx</Template>
  <TotalTime>227</TotalTime>
  <Pages>22</Pages>
  <Words>5358</Words>
  <Characters>30542</Characters>
  <Application>Microsoft Office Word</Application>
  <DocSecurity>2</DocSecurity>
  <Lines>254</Lines>
  <Paragraphs>71</Paragraphs>
  <ScaleCrop>false</ScaleCrop>
  <HeadingPairs>
    <vt:vector size="2" baseType="variant">
      <vt:variant>
        <vt:lpstr>Title</vt:lpstr>
      </vt:variant>
      <vt:variant>
        <vt:i4>1</vt:i4>
      </vt:variant>
    </vt:vector>
  </HeadingPairs>
  <TitlesOfParts>
    <vt:vector size="1" baseType="lpstr">
      <vt:lpstr>Hugging Face Diffusers  - Chapter 08</vt:lpstr>
    </vt:vector>
  </TitlesOfParts>
  <Company>DOI: 10.22541/au.173627635.52849877/v1</Company>
  <LinksUpToDate>false</LinksUpToDate>
  <CharactersWithSpaces>35829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Hugging Face Diffusers  - Chapter 08</dc:title>
  <dc:subject/>
  <dc:creator>Paulo H. Leocadio | https://orcid.org/0000-0002-4992-4541</dc:creator>
  <cp:keywords/>
  <dc:description/>
  <cp:lastModifiedBy>Paulo Leocadio</cp:lastModifiedBy>
  <cp:revision>202</cp:revision>
  <dcterms:created xsi:type="dcterms:W3CDTF">2025-11-02T13:49:00Z</dcterms:created>
  <dcterms:modified xsi:type="dcterms:W3CDTF">2025-12-11T01:52:00Z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0x01010054F1E418B02FC74BAFB00F06785E7191</vt:lpwstr>
  </property>
  <property fmtid="{D5CDD505-2E9C-101B-9397-08002B2CF9AE}" pid="3" name="MediaServiceImageTags">
    <vt:lpwstr/>
  </property>
  <property fmtid="{D5CDD505-2E9C-101B-9397-08002B2CF9AE}" pid="4" name="Early Access">
    <vt:bool>false</vt:bool>
  </property>
  <property fmtid="{D5CDD505-2E9C-101B-9397-08002B2CF9AE}" pid="5" name="NameoftheTR">
    <vt:lpwstr/>
  </property>
  <property fmtid="{D5CDD505-2E9C-101B-9397-08002B2CF9AE}" pid="6" name="DaysAllocated">
    <vt:r8>1</vt:r8>
  </property>
  <property fmtid="{D5CDD505-2E9C-101B-9397-08002B2CF9AE}" pid="7" name="Order">
    <vt:r8>1892700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y fmtid="{D5CDD505-2E9C-101B-9397-08002B2CF9AE}" pid="11" name="GrammarlyDocumentId">
    <vt:lpwstr>1324f232-ad4a-46b4-8170-ee6c1b948b79</vt:lpwstr>
  </property>
  <property fmtid="{D5CDD505-2E9C-101B-9397-08002B2CF9AE}" pid="12" name="Mendeley Document_1">
    <vt:lpwstr>True</vt:lpwstr>
  </property>
  <property fmtid="{D5CDD505-2E9C-101B-9397-08002B2CF9AE}" pid="13" name="Mendeley Citation Style_1">
    <vt:lpwstr>http://www.zotero.org/styles/ieee</vt:lpwstr>
  </property>
  <property fmtid="{D5CDD505-2E9C-101B-9397-08002B2CF9AE}" pid="14" name="Mendeley Unique User Id_1">
    <vt:lpwstr>bd0bd3af-a49a-3057-b5cd-97b3fce1d681</vt:lpwstr>
  </property>
</Properties>
</file>